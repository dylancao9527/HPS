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33D0F" w14:textId="77777777" w:rsidR="00875586" w:rsidRPr="004436D3" w:rsidRDefault="000605FC" w:rsidP="00FF2BF1">
      <w:pPr>
        <w:snapToGrid w:val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河南科技大学</w:t>
      </w:r>
      <w:r w:rsidR="00E14878">
        <w:rPr>
          <w:rFonts w:ascii="黑体" w:eastAsia="黑体" w:hAnsi="黑体" w:hint="eastAsia"/>
          <w:b/>
          <w:bCs/>
          <w:sz w:val="32"/>
          <w:szCs w:val="32"/>
        </w:rPr>
        <w:t>本科生</w:t>
      </w:r>
      <w:r>
        <w:rPr>
          <w:rFonts w:ascii="黑体" w:eastAsia="黑体" w:hAnsi="黑体" w:hint="eastAsia"/>
          <w:b/>
          <w:bCs/>
          <w:sz w:val="32"/>
          <w:szCs w:val="32"/>
        </w:rPr>
        <w:t>毕业设计</w:t>
      </w:r>
      <w:r w:rsidR="00936FC1">
        <w:rPr>
          <w:rFonts w:ascii="黑体" w:eastAsia="黑体" w:hAnsi="黑体" w:hint="eastAsia"/>
          <w:b/>
          <w:bCs/>
          <w:sz w:val="32"/>
          <w:szCs w:val="32"/>
        </w:rPr>
        <w:t>说明书</w:t>
      </w:r>
      <w:r>
        <w:rPr>
          <w:rFonts w:ascii="黑体" w:eastAsia="黑体" w:hAnsi="黑体" w:hint="eastAsia"/>
          <w:b/>
          <w:bCs/>
          <w:sz w:val="32"/>
          <w:szCs w:val="32"/>
        </w:rPr>
        <w:t>（论文）</w:t>
      </w:r>
      <w:r w:rsidR="00875586" w:rsidRPr="004436D3">
        <w:rPr>
          <w:rFonts w:ascii="黑体" w:eastAsia="黑体" w:hAnsi="黑体" w:hint="eastAsia"/>
          <w:b/>
          <w:bCs/>
          <w:sz w:val="32"/>
          <w:szCs w:val="32"/>
        </w:rPr>
        <w:t>撰写</w:t>
      </w:r>
      <w:r w:rsidR="0018481B" w:rsidRPr="004436D3">
        <w:rPr>
          <w:rFonts w:ascii="黑体" w:eastAsia="黑体" w:hAnsi="黑体" w:hint="eastAsia"/>
          <w:b/>
          <w:bCs/>
          <w:sz w:val="32"/>
          <w:szCs w:val="32"/>
        </w:rPr>
        <w:t>规范</w:t>
      </w:r>
      <w:r w:rsidR="00832168">
        <w:rPr>
          <w:rFonts w:ascii="黑体" w:eastAsia="黑体" w:hAnsi="黑体" w:hint="eastAsia"/>
          <w:b/>
          <w:bCs/>
          <w:sz w:val="32"/>
          <w:szCs w:val="32"/>
        </w:rPr>
        <w:t>(2025</w:t>
      </w:r>
      <w:r w:rsidR="004B0791">
        <w:rPr>
          <w:rFonts w:ascii="黑体" w:eastAsia="黑体" w:hAnsi="黑体" w:hint="eastAsia"/>
          <w:b/>
          <w:bCs/>
          <w:sz w:val="32"/>
          <w:szCs w:val="32"/>
        </w:rPr>
        <w:t>届</w:t>
      </w:r>
      <w:r w:rsidR="00832168">
        <w:rPr>
          <w:rFonts w:ascii="黑体" w:eastAsia="黑体" w:hAnsi="黑体" w:hint="eastAsia"/>
          <w:b/>
          <w:bCs/>
          <w:sz w:val="32"/>
          <w:szCs w:val="32"/>
        </w:rPr>
        <w:t>)</w:t>
      </w:r>
    </w:p>
    <w:p w14:paraId="334A34BA" w14:textId="77777777" w:rsidR="001B73B2" w:rsidRDefault="001B73B2" w:rsidP="00FF2BF1">
      <w:pPr>
        <w:pStyle w:val="a9"/>
        <w:snapToGrid w:val="0"/>
        <w:ind w:firstLine="480"/>
        <w:rPr>
          <w:rFonts w:ascii="宋体" w:hAnsi="宋体"/>
          <w:sz w:val="24"/>
        </w:rPr>
      </w:pPr>
    </w:p>
    <w:p w14:paraId="40D599F7" w14:textId="7F6A842A" w:rsidR="00732828" w:rsidRPr="00732828" w:rsidRDefault="00936FC1" w:rsidP="00BE13AF">
      <w:pPr>
        <w:pStyle w:val="a9"/>
        <w:snapToGrid w:val="0"/>
        <w:ind w:firstLine="480"/>
        <w:rPr>
          <w:rFonts w:ascii="宋体" w:hAnsi="宋体"/>
          <w:sz w:val="24"/>
        </w:rPr>
      </w:pPr>
      <w:r w:rsidRPr="00732828">
        <w:rPr>
          <w:rFonts w:ascii="宋体" w:hAnsi="宋体" w:hint="eastAsia"/>
          <w:sz w:val="24"/>
        </w:rPr>
        <w:t>毕业设计（论文）</w:t>
      </w:r>
      <w:r>
        <w:rPr>
          <w:rFonts w:ascii="宋体" w:hAnsi="宋体" w:hint="eastAsia"/>
          <w:sz w:val="24"/>
        </w:rPr>
        <w:t>是</w:t>
      </w:r>
      <w:r w:rsidRPr="00732828">
        <w:rPr>
          <w:rFonts w:ascii="宋体" w:hAnsi="宋体" w:hint="eastAsia"/>
          <w:sz w:val="24"/>
        </w:rPr>
        <w:t>本科人才培养中十分重要的环节</w:t>
      </w:r>
      <w:r>
        <w:rPr>
          <w:rFonts w:ascii="宋体" w:hAnsi="宋体" w:hint="eastAsia"/>
          <w:sz w:val="24"/>
        </w:rPr>
        <w:t>，</w:t>
      </w:r>
      <w:r w:rsidRPr="00936FC1">
        <w:rPr>
          <w:rFonts w:ascii="宋体" w:hAnsi="宋体" w:hint="eastAsia"/>
          <w:sz w:val="24"/>
        </w:rPr>
        <w:t>毕业设计说明书</w:t>
      </w:r>
      <w:r>
        <w:rPr>
          <w:rFonts w:ascii="宋体" w:hAnsi="宋体" w:hint="eastAsia"/>
          <w:sz w:val="24"/>
        </w:rPr>
        <w:t>与毕业</w:t>
      </w:r>
      <w:r w:rsidRPr="00936FC1">
        <w:rPr>
          <w:rFonts w:ascii="宋体" w:hAnsi="宋体" w:hint="eastAsia"/>
          <w:sz w:val="24"/>
        </w:rPr>
        <w:t>论文</w:t>
      </w:r>
      <w:r>
        <w:rPr>
          <w:rFonts w:ascii="宋体" w:hAnsi="宋体" w:hint="eastAsia"/>
          <w:sz w:val="24"/>
        </w:rPr>
        <w:t>的质量体现了学校教学工作的水平，</w:t>
      </w:r>
      <w:r w:rsidR="00732828" w:rsidRPr="00732828">
        <w:rPr>
          <w:rFonts w:ascii="宋体" w:hAnsi="宋体" w:hint="eastAsia"/>
          <w:sz w:val="24"/>
        </w:rPr>
        <w:t>撰写毕业设计</w:t>
      </w:r>
      <w:r w:rsidRPr="00936FC1">
        <w:rPr>
          <w:rFonts w:ascii="宋体" w:hAnsi="宋体" w:hint="eastAsia"/>
          <w:sz w:val="24"/>
        </w:rPr>
        <w:t>说明书</w:t>
      </w:r>
      <w:r w:rsidR="00732828" w:rsidRPr="00732828">
        <w:rPr>
          <w:rFonts w:ascii="宋体" w:hAnsi="宋体" w:hint="eastAsia"/>
          <w:sz w:val="24"/>
        </w:rPr>
        <w:t>（论文）</w:t>
      </w:r>
      <w:r>
        <w:rPr>
          <w:rFonts w:ascii="宋体" w:hAnsi="宋体" w:hint="eastAsia"/>
          <w:sz w:val="24"/>
        </w:rPr>
        <w:t>是学生的</w:t>
      </w:r>
      <w:r w:rsidR="00732828" w:rsidRPr="00732828">
        <w:rPr>
          <w:rFonts w:ascii="宋体" w:hAnsi="宋体" w:hint="eastAsia"/>
          <w:sz w:val="24"/>
        </w:rPr>
        <w:t>基本能力</w:t>
      </w:r>
      <w:r>
        <w:rPr>
          <w:rFonts w:ascii="宋体" w:hAnsi="宋体" w:hint="eastAsia"/>
          <w:sz w:val="24"/>
        </w:rPr>
        <w:t>之一</w:t>
      </w:r>
      <w:r w:rsidR="00732828" w:rsidRPr="00732828">
        <w:rPr>
          <w:rFonts w:ascii="宋体" w:hAnsi="宋体" w:hint="eastAsia"/>
          <w:sz w:val="24"/>
        </w:rPr>
        <w:t>。为了统一我校本科生毕业设计</w:t>
      </w:r>
      <w:r>
        <w:rPr>
          <w:rFonts w:ascii="宋体" w:hAnsi="宋体" w:hint="eastAsia"/>
          <w:sz w:val="24"/>
        </w:rPr>
        <w:t>说明书</w:t>
      </w:r>
      <w:r w:rsidR="00732828" w:rsidRPr="00732828">
        <w:rPr>
          <w:rFonts w:ascii="宋体" w:hAnsi="宋体" w:hint="eastAsia"/>
          <w:sz w:val="24"/>
        </w:rPr>
        <w:t>（论文）的</w:t>
      </w:r>
      <w:r w:rsidR="006F23F5">
        <w:rPr>
          <w:rFonts w:ascii="宋体" w:hAnsi="宋体" w:hint="eastAsia"/>
          <w:sz w:val="24"/>
        </w:rPr>
        <w:t>编辑</w:t>
      </w:r>
      <w:r w:rsidR="00732828" w:rsidRPr="00732828">
        <w:rPr>
          <w:rFonts w:ascii="宋体" w:hAnsi="宋体" w:hint="eastAsia"/>
          <w:sz w:val="24"/>
        </w:rPr>
        <w:t>格式，特制定本规范。本规范约定的</w:t>
      </w:r>
      <w:r w:rsidR="006F23F5">
        <w:rPr>
          <w:rFonts w:ascii="宋体" w:hAnsi="宋体" w:hint="eastAsia"/>
          <w:sz w:val="24"/>
        </w:rPr>
        <w:t>编辑</w:t>
      </w:r>
      <w:r w:rsidR="00732828" w:rsidRPr="00732828">
        <w:rPr>
          <w:rFonts w:ascii="宋体" w:hAnsi="宋体" w:hint="eastAsia"/>
          <w:sz w:val="24"/>
        </w:rPr>
        <w:t>格式主要适用于用中文撰写的毕业设计</w:t>
      </w:r>
      <w:r w:rsidR="006F23F5" w:rsidRPr="00936FC1">
        <w:rPr>
          <w:rFonts w:ascii="宋体" w:hAnsi="宋体" w:hint="eastAsia"/>
          <w:sz w:val="24"/>
        </w:rPr>
        <w:t>说明书</w:t>
      </w:r>
      <w:r w:rsidR="00732828" w:rsidRPr="00732828">
        <w:rPr>
          <w:rFonts w:ascii="宋体" w:hAnsi="宋体" w:hint="eastAsia"/>
          <w:sz w:val="24"/>
        </w:rPr>
        <w:t>（论文）。涉外专业用英文或其他外国语撰写毕业论文可参照本规范执行。</w:t>
      </w:r>
    </w:p>
    <w:p w14:paraId="45DEA446" w14:textId="77777777" w:rsidR="00416E31" w:rsidRPr="005B604A" w:rsidRDefault="000D6A5B" w:rsidP="00416E31">
      <w:pPr>
        <w:pStyle w:val="a9"/>
        <w:snapToGrid w:val="0"/>
        <w:ind w:firstLine="480"/>
        <w:rPr>
          <w:rFonts w:ascii="宋体" w:hAnsi="宋体"/>
          <w:sz w:val="24"/>
        </w:rPr>
      </w:pPr>
      <w:r w:rsidRPr="006F57D6">
        <w:rPr>
          <w:rFonts w:ascii="宋体" w:hAnsi="宋体" w:hint="eastAsia"/>
          <w:sz w:val="24"/>
        </w:rPr>
        <w:t>毕业设计</w:t>
      </w:r>
      <w:r w:rsidR="006F23F5">
        <w:rPr>
          <w:rFonts w:ascii="宋体" w:hAnsi="宋体" w:hint="eastAsia"/>
          <w:sz w:val="24"/>
        </w:rPr>
        <w:t>资料</w:t>
      </w:r>
      <w:r>
        <w:rPr>
          <w:rFonts w:ascii="宋体" w:hAnsi="宋体" w:hint="eastAsia"/>
          <w:sz w:val="24"/>
        </w:rPr>
        <w:t>包含所有设计类课题的研究成果</w:t>
      </w:r>
      <w:r w:rsidR="00732828" w:rsidRPr="00732828">
        <w:rPr>
          <w:rFonts w:ascii="宋体" w:hAnsi="宋体" w:hint="eastAsia"/>
          <w:sz w:val="24"/>
        </w:rPr>
        <w:t>。一般应包括若干张图纸（或程序）及配套的设计说明书。</w:t>
      </w:r>
      <w:r w:rsidR="00416E31" w:rsidRPr="00732828">
        <w:rPr>
          <w:rFonts w:ascii="宋体" w:hAnsi="宋体" w:hint="eastAsia"/>
          <w:sz w:val="24"/>
        </w:rPr>
        <w:t>毕业论文应科学客观地反映论文撰写期间的全部工作和成果。</w:t>
      </w:r>
    </w:p>
    <w:p w14:paraId="17CF9ACA" w14:textId="77777777" w:rsidR="00416E31" w:rsidRDefault="00416E31" w:rsidP="00416E31">
      <w:pPr>
        <w:pStyle w:val="a9"/>
        <w:snapToGrid w:val="0"/>
        <w:ind w:firstLineChars="0" w:firstLine="0"/>
        <w:rPr>
          <w:ins w:id="0" w:author="Admin" w:date="2025-02-13T10:30:00Z"/>
          <w:rFonts w:ascii="宋体" w:hAnsi="宋体"/>
          <w:sz w:val="24"/>
        </w:rPr>
      </w:pPr>
      <w:r w:rsidRPr="00416E31">
        <w:rPr>
          <w:rFonts w:ascii="宋体" w:hAnsi="宋体" w:hint="eastAsia"/>
          <w:sz w:val="24"/>
        </w:rPr>
        <w:t>毕业设计说明书（论文）正文字数原则上不少于</w:t>
      </w:r>
      <w:r w:rsidRPr="00416E31">
        <w:rPr>
          <w:rFonts w:ascii="宋体" w:hAnsi="宋体"/>
          <w:sz w:val="24"/>
        </w:rPr>
        <w:t>8</w:t>
      </w:r>
      <w:r w:rsidRPr="00416E31">
        <w:rPr>
          <w:rFonts w:ascii="宋体" w:hAnsi="宋体" w:hint="eastAsia"/>
          <w:sz w:val="24"/>
        </w:rPr>
        <w:t>000字。外语类、建筑类、音乐学、美术学等专业的字数可参照《本科专业类教学质量国家标准》由学院确定。</w:t>
      </w:r>
    </w:p>
    <w:p w14:paraId="0F27ED54" w14:textId="57B36251" w:rsidR="00732828" w:rsidRDefault="00732828" w:rsidP="00BE13AF">
      <w:pPr>
        <w:pStyle w:val="a9"/>
        <w:snapToGrid w:val="0"/>
        <w:ind w:firstLine="480"/>
        <w:rPr>
          <w:rFonts w:ascii="宋体" w:hAnsi="宋体"/>
          <w:sz w:val="24"/>
        </w:rPr>
      </w:pPr>
      <w:r w:rsidRPr="00732828">
        <w:rPr>
          <w:rFonts w:ascii="宋体" w:hAnsi="宋体" w:hint="eastAsia"/>
          <w:sz w:val="24"/>
        </w:rPr>
        <w:t>在遵照本规范的前提下，各学院（系）还可根据不同专业特点对相关专业的毕业设计</w:t>
      </w:r>
      <w:r w:rsidR="006F23F5" w:rsidRPr="00936FC1">
        <w:rPr>
          <w:rFonts w:ascii="宋体" w:hAnsi="宋体" w:hint="eastAsia"/>
          <w:sz w:val="24"/>
        </w:rPr>
        <w:t>说明书</w:t>
      </w:r>
      <w:r w:rsidRPr="00732828">
        <w:rPr>
          <w:rFonts w:ascii="宋体" w:hAnsi="宋体" w:hint="eastAsia"/>
          <w:sz w:val="24"/>
        </w:rPr>
        <w:t>（论文）撰写格式提出更具体的要求。</w:t>
      </w:r>
    </w:p>
    <w:p w14:paraId="09C85D73" w14:textId="77777777" w:rsidR="008C03B8" w:rsidRPr="004B0791" w:rsidRDefault="008C03B8" w:rsidP="00BE13AF">
      <w:pPr>
        <w:pStyle w:val="a9"/>
        <w:snapToGrid w:val="0"/>
        <w:spacing w:beforeLines="50" w:before="156" w:afterLines="50" w:after="156"/>
        <w:ind w:firstLine="56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一</w:t>
      </w:r>
      <w:r w:rsidR="00C47D90">
        <w:rPr>
          <w:rFonts w:ascii="黑体" w:eastAsia="黑体" w:hAnsi="黑体" w:hint="eastAsia"/>
          <w:sz w:val="28"/>
          <w:szCs w:val="28"/>
        </w:rPr>
        <w:t>、</w:t>
      </w:r>
      <w:r w:rsidRPr="004B0791">
        <w:rPr>
          <w:rFonts w:ascii="黑体" w:eastAsia="黑体" w:hAnsi="黑体" w:hint="eastAsia"/>
          <w:sz w:val="28"/>
          <w:szCs w:val="28"/>
        </w:rPr>
        <w:t>毕业设计</w:t>
      </w:r>
      <w:r w:rsidR="006F23F5" w:rsidRPr="006F23F5">
        <w:rPr>
          <w:rFonts w:ascii="黑体" w:eastAsia="黑体" w:hAnsi="黑体" w:hint="eastAsia"/>
          <w:sz w:val="28"/>
          <w:szCs w:val="28"/>
        </w:rPr>
        <w:t>说明书</w:t>
      </w:r>
      <w:r w:rsidRPr="004B0791">
        <w:rPr>
          <w:rFonts w:ascii="黑体" w:eastAsia="黑体" w:hAnsi="黑体" w:hint="eastAsia"/>
          <w:sz w:val="28"/>
          <w:szCs w:val="28"/>
        </w:rPr>
        <w:t>（论文）</w:t>
      </w:r>
      <w:r w:rsidR="004B0791">
        <w:rPr>
          <w:rFonts w:ascii="黑体" w:eastAsia="黑体" w:hAnsi="黑体" w:hint="eastAsia"/>
          <w:sz w:val="28"/>
          <w:szCs w:val="28"/>
        </w:rPr>
        <w:t>的</w:t>
      </w:r>
      <w:r w:rsidRPr="004B0791">
        <w:rPr>
          <w:rFonts w:ascii="黑体" w:eastAsia="黑体" w:hAnsi="黑体" w:hint="eastAsia"/>
          <w:sz w:val="28"/>
          <w:szCs w:val="28"/>
        </w:rPr>
        <w:t xml:space="preserve">结构要求 </w:t>
      </w:r>
    </w:p>
    <w:p w14:paraId="66B5C583" w14:textId="4B437231" w:rsidR="00C47D90" w:rsidRPr="004B0791" w:rsidRDefault="008C03B8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4B0791">
        <w:rPr>
          <w:rFonts w:ascii="宋体" w:hAnsi="宋体" w:hint="eastAsia"/>
          <w:sz w:val="24"/>
        </w:rPr>
        <w:t>毕业设计（论文）的结构应包括如下内容：</w:t>
      </w:r>
    </w:p>
    <w:p w14:paraId="66673064" w14:textId="5EDC0ED3" w:rsidR="00C47D90" w:rsidRPr="003C042A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.</w:t>
      </w:r>
      <w:r w:rsidR="00C47D90" w:rsidRPr="003C042A">
        <w:rPr>
          <w:rFonts w:ascii="宋体" w:hAnsi="宋体" w:hint="eastAsia"/>
          <w:sz w:val="24"/>
        </w:rPr>
        <w:t>封面；</w:t>
      </w:r>
    </w:p>
    <w:p w14:paraId="41BE7924" w14:textId="77777777" w:rsidR="004E3579" w:rsidRDefault="00584C27" w:rsidP="004E3579">
      <w:pPr>
        <w:spacing w:line="360" w:lineRule="auto"/>
        <w:ind w:firstLineChars="200" w:firstLine="480"/>
        <w:rPr>
          <w:ins w:id="1" w:author="Admin" w:date="2024-11-26T15:34:00Z"/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/>
          <w:sz w:val="24"/>
        </w:rPr>
        <w:t>.</w:t>
      </w:r>
      <w:r w:rsidR="004E3579" w:rsidRPr="004E3579">
        <w:rPr>
          <w:rFonts w:ascii="宋体" w:hAnsi="宋体" w:hint="eastAsia"/>
          <w:sz w:val="24"/>
        </w:rPr>
        <w:t>学位论文写作声明、使用授权说明</w:t>
      </w:r>
      <w:r w:rsidR="004E3579" w:rsidRPr="003C042A">
        <w:rPr>
          <w:rFonts w:ascii="宋体" w:hAnsi="宋体" w:hint="eastAsia"/>
          <w:sz w:val="24"/>
        </w:rPr>
        <w:t>；</w:t>
      </w:r>
    </w:p>
    <w:p w14:paraId="010310C3" w14:textId="717F7528" w:rsidR="00C47D90" w:rsidRPr="003C042A" w:rsidRDefault="00584C27" w:rsidP="004E3579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>.</w:t>
      </w:r>
      <w:r w:rsidR="00C47D90" w:rsidRPr="003C042A">
        <w:rPr>
          <w:rFonts w:ascii="宋体" w:hAnsi="宋体" w:hint="eastAsia"/>
          <w:sz w:val="24"/>
        </w:rPr>
        <w:t>中英文摘要（含关键词）；</w:t>
      </w:r>
    </w:p>
    <w:p w14:paraId="6DA6CB13" w14:textId="701A6A12" w:rsidR="00C47D90" w:rsidRPr="003C042A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</w:t>
      </w:r>
      <w:r>
        <w:rPr>
          <w:rFonts w:ascii="宋体" w:hAnsi="宋体"/>
          <w:sz w:val="24"/>
        </w:rPr>
        <w:t>.</w:t>
      </w:r>
      <w:r w:rsidR="00C47D90" w:rsidRPr="003C042A">
        <w:rPr>
          <w:rFonts w:ascii="宋体" w:hAnsi="宋体" w:hint="eastAsia"/>
          <w:sz w:val="24"/>
        </w:rPr>
        <w:t>目录；</w:t>
      </w:r>
    </w:p>
    <w:p w14:paraId="32C9879F" w14:textId="715C3A33" w:rsidR="00C47D90" w:rsidRPr="003C042A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>
        <w:rPr>
          <w:rFonts w:ascii="宋体" w:hAnsi="宋体"/>
          <w:sz w:val="24"/>
        </w:rPr>
        <w:t>.</w:t>
      </w:r>
      <w:r w:rsidR="00C47D90" w:rsidRPr="003C042A">
        <w:rPr>
          <w:rFonts w:ascii="宋体" w:hAnsi="宋体" w:hint="eastAsia"/>
          <w:sz w:val="24"/>
        </w:rPr>
        <w:t>正文；</w:t>
      </w:r>
    </w:p>
    <w:p w14:paraId="7864BD8B" w14:textId="19177704" w:rsidR="00C47D90" w:rsidRPr="003C042A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6</w:t>
      </w:r>
      <w:r>
        <w:rPr>
          <w:rFonts w:ascii="宋体" w:hAnsi="宋体"/>
          <w:sz w:val="24"/>
        </w:rPr>
        <w:t>.</w:t>
      </w:r>
      <w:r w:rsidR="00C47D90" w:rsidRPr="003C042A">
        <w:rPr>
          <w:rFonts w:ascii="宋体" w:hAnsi="宋体" w:hint="eastAsia"/>
          <w:sz w:val="24"/>
        </w:rPr>
        <w:t>参考文献；</w:t>
      </w:r>
    </w:p>
    <w:p w14:paraId="4BC87515" w14:textId="347EB36B" w:rsidR="00C47D90" w:rsidRPr="003C042A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7</w:t>
      </w:r>
      <w:r>
        <w:rPr>
          <w:rFonts w:ascii="宋体" w:hAnsi="宋体"/>
          <w:sz w:val="24"/>
        </w:rPr>
        <w:t>.</w:t>
      </w:r>
      <w:r w:rsidR="00C47D90" w:rsidRPr="003C042A">
        <w:rPr>
          <w:rFonts w:ascii="宋体" w:hAnsi="宋体" w:hint="eastAsia"/>
          <w:sz w:val="24"/>
        </w:rPr>
        <w:t>致谢；</w:t>
      </w:r>
    </w:p>
    <w:p w14:paraId="64407C92" w14:textId="2EAD1739" w:rsidR="00C47D90" w:rsidRPr="003C042A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8</w:t>
      </w:r>
      <w:r>
        <w:rPr>
          <w:rFonts w:ascii="宋体" w:hAnsi="宋体"/>
          <w:sz w:val="24"/>
        </w:rPr>
        <w:t>.</w:t>
      </w:r>
      <w:r w:rsidR="00C47D90" w:rsidRPr="003C042A">
        <w:rPr>
          <w:rFonts w:ascii="宋体" w:hAnsi="宋体" w:hint="eastAsia"/>
          <w:sz w:val="24"/>
        </w:rPr>
        <w:t>附录；</w:t>
      </w:r>
    </w:p>
    <w:p w14:paraId="18F7D3FE" w14:textId="2E14D5F7" w:rsidR="00C47D90" w:rsidRPr="003C042A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9</w:t>
      </w:r>
      <w:r>
        <w:rPr>
          <w:rFonts w:ascii="宋体" w:hAnsi="宋体"/>
          <w:sz w:val="24"/>
        </w:rPr>
        <w:t>.</w:t>
      </w:r>
      <w:r w:rsidR="00C47D90" w:rsidRPr="003C042A">
        <w:rPr>
          <w:rFonts w:ascii="宋体" w:hAnsi="宋体" w:hint="eastAsia"/>
          <w:sz w:val="24"/>
        </w:rPr>
        <w:t>封底。</w:t>
      </w:r>
    </w:p>
    <w:p w14:paraId="768C80C6" w14:textId="77777777" w:rsidR="00875586" w:rsidRDefault="004B0791" w:rsidP="00BE13AF">
      <w:pPr>
        <w:pStyle w:val="a9"/>
        <w:snapToGrid w:val="0"/>
        <w:spacing w:beforeLines="50" w:before="156" w:afterLines="50" w:after="156"/>
        <w:ind w:firstLine="56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</w:t>
      </w:r>
      <w:r w:rsidR="00CF6201">
        <w:rPr>
          <w:rFonts w:ascii="黑体" w:eastAsia="黑体" w:hAnsi="黑体" w:hint="eastAsia"/>
          <w:sz w:val="28"/>
          <w:szCs w:val="28"/>
        </w:rPr>
        <w:t>、</w:t>
      </w:r>
      <w:r w:rsidR="00875586" w:rsidRPr="004436D3">
        <w:rPr>
          <w:rFonts w:ascii="黑体" w:eastAsia="黑体" w:hAnsi="黑体" w:hint="eastAsia"/>
          <w:sz w:val="28"/>
          <w:szCs w:val="28"/>
        </w:rPr>
        <w:t>毕业设计（论文）的内容要求</w:t>
      </w:r>
    </w:p>
    <w:p w14:paraId="07353367" w14:textId="77777777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毕业设计（论文）要求</w:t>
      </w:r>
      <w:r w:rsidR="0085448E">
        <w:rPr>
          <w:rFonts w:ascii="宋体" w:hAnsi="宋体" w:hint="eastAsia"/>
          <w:sz w:val="24"/>
        </w:rPr>
        <w:t>：</w:t>
      </w:r>
      <w:r w:rsidRPr="003C042A">
        <w:rPr>
          <w:rFonts w:ascii="宋体" w:hAnsi="宋体" w:hint="eastAsia"/>
          <w:sz w:val="24"/>
        </w:rPr>
        <w:t>内容层次分明、文理通顺、数据可靠、文字简练、说明透彻、立论正确、推理严谨。</w:t>
      </w:r>
    </w:p>
    <w:p w14:paraId="1F01B97B" w14:textId="3EBC7C74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毕业设计（论文）一般由</w:t>
      </w:r>
      <w:r w:rsidR="00E7009A">
        <w:rPr>
          <w:rFonts w:ascii="宋体" w:hAnsi="宋体"/>
          <w:sz w:val="24"/>
        </w:rPr>
        <w:t>9</w:t>
      </w:r>
      <w:r w:rsidRPr="003C042A">
        <w:rPr>
          <w:rFonts w:ascii="宋体" w:hAnsi="宋体" w:hint="eastAsia"/>
          <w:sz w:val="24"/>
        </w:rPr>
        <w:t>个主要部分组成，依次为：</w:t>
      </w:r>
    </w:p>
    <w:p w14:paraId="20356CF7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875586" w:rsidRPr="003C042A">
        <w:rPr>
          <w:rFonts w:ascii="宋体" w:hAnsi="宋体" w:hint="eastAsia"/>
          <w:sz w:val="24"/>
        </w:rPr>
        <w:t>封面：学校统一</w:t>
      </w:r>
      <w:r w:rsidR="00C029A1">
        <w:rPr>
          <w:rFonts w:ascii="宋体" w:hAnsi="宋体" w:hint="eastAsia"/>
          <w:sz w:val="24"/>
        </w:rPr>
        <w:t>模板。</w:t>
      </w:r>
      <w:r w:rsidR="00875586" w:rsidRPr="003C042A">
        <w:rPr>
          <w:rFonts w:ascii="宋体" w:hAnsi="宋体" w:hint="eastAsia"/>
          <w:sz w:val="24"/>
        </w:rPr>
        <w:t>封面填写课题名称，作者姓名，指导教师姓名，学院</w:t>
      </w:r>
      <w:r w:rsidR="006F23F5">
        <w:rPr>
          <w:rFonts w:ascii="宋体" w:hAnsi="宋体" w:hint="eastAsia"/>
          <w:sz w:val="24"/>
        </w:rPr>
        <w:t>及</w:t>
      </w:r>
      <w:r w:rsidR="00875586" w:rsidRPr="003C042A">
        <w:rPr>
          <w:rFonts w:ascii="宋体" w:hAnsi="宋体" w:hint="eastAsia"/>
          <w:sz w:val="24"/>
        </w:rPr>
        <w:t>专业等内容；</w:t>
      </w:r>
      <w:r w:rsidR="00C269BD" w:rsidRPr="003C042A">
        <w:rPr>
          <w:rFonts w:ascii="宋体" w:hAnsi="宋体" w:hint="eastAsia"/>
          <w:sz w:val="24"/>
        </w:rPr>
        <w:t>题目应能准确概括整个</w:t>
      </w:r>
      <w:r w:rsidR="006F23F5" w:rsidRPr="003C042A">
        <w:rPr>
          <w:rFonts w:ascii="宋体" w:hAnsi="宋体" w:hint="eastAsia"/>
          <w:sz w:val="24"/>
        </w:rPr>
        <w:t>设计</w:t>
      </w:r>
      <w:r w:rsidR="006F23F5">
        <w:rPr>
          <w:rFonts w:ascii="宋体" w:hAnsi="宋体" w:hint="eastAsia"/>
          <w:sz w:val="24"/>
        </w:rPr>
        <w:t>或</w:t>
      </w:r>
      <w:r w:rsidR="00C269BD" w:rsidRPr="003C042A">
        <w:rPr>
          <w:rFonts w:ascii="宋体" w:hAnsi="宋体" w:hint="eastAsia"/>
          <w:sz w:val="24"/>
        </w:rPr>
        <w:t>论文核心的内容，具体、切题，不能太笼统。中文题目一般不超过25个汉字，必要时可加副标题。</w:t>
      </w:r>
    </w:p>
    <w:p w14:paraId="3CA20BEF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 w:rsidR="004E21E3" w:rsidRPr="004E21E3">
        <w:rPr>
          <w:rFonts w:ascii="宋体" w:hAnsi="宋体" w:hint="eastAsia"/>
          <w:sz w:val="24"/>
        </w:rPr>
        <w:t>学位论文原创性声明</w:t>
      </w:r>
      <w:r w:rsidR="005367B1">
        <w:rPr>
          <w:rFonts w:ascii="宋体" w:hAnsi="宋体" w:hint="eastAsia"/>
          <w:sz w:val="24"/>
        </w:rPr>
        <w:t>和</w:t>
      </w:r>
      <w:r w:rsidR="005367B1" w:rsidRPr="005367B1">
        <w:rPr>
          <w:rFonts w:ascii="宋体" w:hAnsi="宋体" w:hint="eastAsia"/>
          <w:sz w:val="24"/>
        </w:rPr>
        <w:t>版权使用授权书</w:t>
      </w:r>
      <w:r w:rsidR="00875586" w:rsidRPr="003C042A">
        <w:rPr>
          <w:rFonts w:ascii="宋体" w:hAnsi="宋体" w:hint="eastAsia"/>
          <w:sz w:val="24"/>
        </w:rPr>
        <w:t>。</w:t>
      </w:r>
    </w:p>
    <w:p w14:paraId="2FB09F40" w14:textId="14B7E340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</w:t>
      </w:r>
      <w:r w:rsidR="00875586" w:rsidRPr="003C042A">
        <w:rPr>
          <w:rFonts w:ascii="宋体" w:hAnsi="宋体" w:hint="eastAsia"/>
          <w:sz w:val="24"/>
        </w:rPr>
        <w:t>中英文摘要：扼要概括论文的主要内容和观点，语言精练、明确，语句流畅；英文摘要须与中文摘要内容相对应；中文摘要约</w:t>
      </w:r>
      <w:r w:rsidR="00CD7FD6">
        <w:rPr>
          <w:rFonts w:ascii="宋体" w:hAnsi="宋体" w:hint="eastAsia"/>
          <w:sz w:val="24"/>
        </w:rPr>
        <w:t>300</w:t>
      </w:r>
      <w:r w:rsidR="00750FA9">
        <w:rPr>
          <w:rFonts w:ascii="宋体" w:hAnsi="宋体" w:hint="eastAsia"/>
          <w:sz w:val="24"/>
        </w:rPr>
        <w:t>―</w:t>
      </w:r>
      <w:r w:rsidR="00C029A1">
        <w:rPr>
          <w:rFonts w:ascii="宋体" w:hAnsi="宋体"/>
          <w:sz w:val="24"/>
        </w:rPr>
        <w:t>5</w:t>
      </w:r>
      <w:r w:rsidR="00875586" w:rsidRPr="003C042A">
        <w:rPr>
          <w:rFonts w:ascii="宋体" w:hAnsi="宋体" w:hint="eastAsia"/>
          <w:sz w:val="24"/>
        </w:rPr>
        <w:t>00个汉字，</w:t>
      </w:r>
      <w:r w:rsidR="0085448E">
        <w:rPr>
          <w:rFonts w:ascii="宋体" w:hAnsi="宋体" w:hint="eastAsia"/>
          <w:sz w:val="24"/>
        </w:rPr>
        <w:t>外文</w:t>
      </w:r>
      <w:r w:rsidR="00875586" w:rsidRPr="003C042A">
        <w:rPr>
          <w:rFonts w:ascii="宋体" w:hAnsi="宋体" w:hint="eastAsia"/>
          <w:sz w:val="24"/>
        </w:rPr>
        <w:t>摘要约300个</w:t>
      </w:r>
      <w:r w:rsidR="00CD7FD6">
        <w:rPr>
          <w:rFonts w:ascii="宋体" w:hAnsi="宋体" w:hint="eastAsia"/>
          <w:sz w:val="24"/>
        </w:rPr>
        <w:t>左右</w:t>
      </w:r>
      <w:r w:rsidR="00875586" w:rsidRPr="003C042A">
        <w:rPr>
          <w:rFonts w:ascii="宋体" w:hAnsi="宋体" w:hint="eastAsia"/>
          <w:sz w:val="24"/>
        </w:rPr>
        <w:t>实词；关键词要反映毕业设计说明书（论文）的主要内容，数量一般为</w:t>
      </w:r>
      <w:r w:rsidR="007226AB">
        <w:rPr>
          <w:rFonts w:ascii="宋体" w:hAnsi="宋体" w:hint="eastAsia"/>
          <w:sz w:val="24"/>
        </w:rPr>
        <w:t>3</w:t>
      </w:r>
      <w:r w:rsidR="00750FA9">
        <w:rPr>
          <w:rFonts w:ascii="宋体" w:hAnsi="宋体" w:hint="eastAsia"/>
          <w:sz w:val="24"/>
        </w:rPr>
        <w:t>―</w:t>
      </w:r>
      <w:r w:rsidR="007226AB">
        <w:rPr>
          <w:rFonts w:ascii="宋体" w:hAnsi="宋体" w:hint="eastAsia"/>
          <w:sz w:val="24"/>
        </w:rPr>
        <w:t>5</w:t>
      </w:r>
      <w:r w:rsidR="00875586" w:rsidRPr="003C042A">
        <w:rPr>
          <w:rFonts w:ascii="宋体" w:hAnsi="宋体" w:hint="eastAsia"/>
          <w:sz w:val="24"/>
        </w:rPr>
        <w:t>个。</w:t>
      </w:r>
    </w:p>
    <w:p w14:paraId="25DA2268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4.</w:t>
      </w:r>
      <w:r w:rsidR="00875586" w:rsidRPr="003C042A">
        <w:rPr>
          <w:rFonts w:ascii="宋体" w:hAnsi="宋体" w:hint="eastAsia"/>
          <w:sz w:val="24"/>
        </w:rPr>
        <w:t>目录：按照三级标题（章，节，小节）编写，要求与正文章节标题一致，层次清晰、简明扼要；标明页码。</w:t>
      </w:r>
    </w:p>
    <w:p w14:paraId="3C66C68C" w14:textId="77777777" w:rsidR="00CF7B22" w:rsidRPr="00EB76F6" w:rsidRDefault="00A825C4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正文：</w:t>
      </w:r>
      <w:r w:rsidR="00CF7B22" w:rsidRPr="00EB76F6">
        <w:rPr>
          <w:rFonts w:ascii="宋体" w:hAnsi="宋体" w:hint="eastAsia"/>
          <w:sz w:val="24"/>
        </w:rPr>
        <w:t>论文正文包括前言或绪论、论文主体及结论等部分。</w:t>
      </w:r>
    </w:p>
    <w:p w14:paraId="4DDBCFBC" w14:textId="77777777" w:rsidR="00CF7B22" w:rsidRPr="00CF7B22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（1）</w:t>
      </w:r>
      <w:r w:rsidR="00CF7B22" w:rsidRPr="00CF7B22">
        <w:rPr>
          <w:rFonts w:ascii="宋体" w:hAnsi="宋体" w:hint="eastAsia"/>
          <w:sz w:val="24"/>
        </w:rPr>
        <w:t>绪论（前言）</w:t>
      </w:r>
      <w:r w:rsidR="00CF7B22" w:rsidRPr="003C042A">
        <w:rPr>
          <w:rFonts w:ascii="宋体" w:hAnsi="宋体" w:hint="eastAsia"/>
          <w:sz w:val="24"/>
        </w:rPr>
        <w:t>：</w:t>
      </w:r>
      <w:r w:rsidR="00CF7B22" w:rsidRPr="00CF7B22">
        <w:rPr>
          <w:rFonts w:ascii="宋体" w:hAnsi="宋体" w:hint="eastAsia"/>
          <w:sz w:val="24"/>
        </w:rPr>
        <w:t>绪论是论文正文的开端，内容应包括：本课题的选题意义、一些需要界定说明的问题、本课题的研究现状的梳理与评述、本论文所做的主要工作（论文的重点和创新点）、论文的研究思路（一级标题每部分都主要写什么）。</w:t>
      </w:r>
    </w:p>
    <w:p w14:paraId="04BD4833" w14:textId="77777777" w:rsidR="00CF7B22" w:rsidRPr="00CF7B22" w:rsidRDefault="00CF7B22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</w:t>
      </w:r>
      <w:r w:rsidR="00EB76F6" w:rsidRPr="00EB76F6">
        <w:rPr>
          <w:rFonts w:ascii="宋体" w:hAnsi="宋体" w:hint="eastAsia"/>
          <w:sz w:val="24"/>
        </w:rPr>
        <w:t>论文主体写作形式可因课题的类型不同而变化。</w:t>
      </w:r>
    </w:p>
    <w:p w14:paraId="6C878B64" w14:textId="77777777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毕业设计</w:t>
      </w:r>
      <w:r w:rsidR="004450A4" w:rsidRPr="003C042A">
        <w:rPr>
          <w:rFonts w:ascii="宋体" w:hAnsi="宋体" w:hint="eastAsia"/>
          <w:sz w:val="24"/>
        </w:rPr>
        <w:t>：</w:t>
      </w:r>
      <w:r w:rsidRPr="003C042A">
        <w:rPr>
          <w:rFonts w:ascii="宋体" w:hAnsi="宋体" w:hint="eastAsia"/>
          <w:sz w:val="24"/>
        </w:rPr>
        <w:t>工程设计类的设计说明书通常可包括设计任务、设计意义与作用、设计方案选择与计算、主要零件的受力分析和强度校核、经济技术分析等；软件工程类通常可包括软件设计说明书、使用说明书、软件测试分析报告、项目开发总结和源程序等；要求客观真切、准确完备、合乎逻辑、文字简练、语句通顺、层次清楚、重点突出。</w:t>
      </w:r>
    </w:p>
    <w:p w14:paraId="76142EC5" w14:textId="63AFE5DD" w:rsidR="00FF2BF1" w:rsidRPr="00FF2BF1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毕业论文</w:t>
      </w:r>
      <w:r w:rsidR="004450A4" w:rsidRPr="003C042A">
        <w:rPr>
          <w:rFonts w:ascii="宋体" w:hAnsi="宋体" w:hint="eastAsia"/>
          <w:sz w:val="24"/>
        </w:rPr>
        <w:t>：</w:t>
      </w:r>
      <w:r w:rsidR="00FF2BF1" w:rsidRPr="00FF2BF1">
        <w:rPr>
          <w:rFonts w:ascii="宋体" w:hAnsi="宋体" w:hint="eastAsia"/>
          <w:sz w:val="24"/>
        </w:rPr>
        <w:t>可分为若干章节，陈述全部的实验过程及研究结果。一般包括：研究目的、研究内容、研究方法、实验步骤、研究结果分析、讨论等内容。结构严谨、逻辑性强。正文（包括绪论）中引用他人的文章、数据或论点时，均应按先后顺序，在所引用部分的字句</w:t>
      </w:r>
      <w:proofErr w:type="gramStart"/>
      <w:r w:rsidR="00FF2BF1" w:rsidRPr="00FF2BF1">
        <w:rPr>
          <w:rFonts w:ascii="宋体" w:hAnsi="宋体" w:hint="eastAsia"/>
          <w:sz w:val="24"/>
        </w:rPr>
        <w:t>最后右</w:t>
      </w:r>
      <w:proofErr w:type="gramEnd"/>
      <w:r w:rsidR="00FF2BF1" w:rsidRPr="00FF2BF1">
        <w:rPr>
          <w:rFonts w:ascii="宋体" w:hAnsi="宋体" w:hint="eastAsia"/>
          <w:sz w:val="24"/>
        </w:rPr>
        <w:t>上角处用方括号标明数字编码。</w:t>
      </w:r>
    </w:p>
    <w:p w14:paraId="1546AA31" w14:textId="77777777" w:rsidR="00952883" w:rsidRDefault="00CF7B22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</w:t>
      </w:r>
      <w:r w:rsidR="00875586" w:rsidRPr="003C042A">
        <w:rPr>
          <w:rFonts w:ascii="宋体" w:hAnsi="宋体" w:hint="eastAsia"/>
          <w:sz w:val="24"/>
        </w:rPr>
        <w:t>结论：结论是对设计和研究工作进行归纳和总结，包括与已有结果的比较，本课题尚存在的问题，对进一步开展研究的见解与建议；要求言简意赅。</w:t>
      </w:r>
      <w:r w:rsidR="00952883">
        <w:rPr>
          <w:rFonts w:ascii="宋体" w:hAnsi="宋体" w:hint="eastAsia"/>
          <w:sz w:val="24"/>
        </w:rPr>
        <w:t xml:space="preserve"> </w:t>
      </w:r>
    </w:p>
    <w:p w14:paraId="52FBE22E" w14:textId="12C1B76C" w:rsidR="00952883" w:rsidRPr="00952883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正文可包含注释，</w:t>
      </w:r>
      <w:r w:rsidR="00952883" w:rsidRPr="00952883">
        <w:rPr>
          <w:rFonts w:ascii="宋体" w:hAnsi="宋体" w:hint="eastAsia"/>
          <w:sz w:val="24"/>
        </w:rPr>
        <w:t>注释</w:t>
      </w:r>
      <w:r w:rsidR="00952883" w:rsidRPr="00952883">
        <w:rPr>
          <w:rFonts w:ascii="宋体" w:hAnsi="宋体"/>
          <w:sz w:val="24"/>
        </w:rPr>
        <w:t>是对</w:t>
      </w:r>
      <w:r w:rsidR="00952883" w:rsidRPr="00952883">
        <w:rPr>
          <w:rFonts w:ascii="宋体" w:hAnsi="宋体" w:hint="eastAsia"/>
          <w:sz w:val="24"/>
        </w:rPr>
        <w:t>论文正文中某些观点</w:t>
      </w:r>
      <w:r w:rsidR="00952883" w:rsidRPr="00952883">
        <w:rPr>
          <w:rFonts w:ascii="宋体" w:hAnsi="宋体"/>
          <w:sz w:val="24"/>
        </w:rPr>
        <w:t>、</w:t>
      </w:r>
      <w:r w:rsidR="00952883" w:rsidRPr="00952883">
        <w:rPr>
          <w:rFonts w:ascii="宋体" w:hAnsi="宋体" w:hint="eastAsia"/>
          <w:sz w:val="24"/>
        </w:rPr>
        <w:t>概念等的补充说明。如果放在正文中会影响正文的论述，但又有必要说明的内容，要在注释中写出。这样，既不影响正文内容的简洁、流畅，又能够更好的说明问题。</w:t>
      </w:r>
    </w:p>
    <w:p w14:paraId="2420EA63" w14:textId="7772F0BA" w:rsidR="00732828" w:rsidRPr="005B604A" w:rsidRDefault="00584C27" w:rsidP="00FF2BF1">
      <w:pPr>
        <w:snapToGrid w:val="0"/>
        <w:ind w:firstLineChars="200"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6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参考文献：</w:t>
      </w:r>
      <w:r w:rsidR="00732828" w:rsidRPr="005B604A">
        <w:rPr>
          <w:rFonts w:ascii="宋体" w:hAnsi="宋体" w:hint="eastAsia"/>
          <w:sz w:val="24"/>
        </w:rPr>
        <w:t>参考文献限于作者亲自阅读、论文明确引用、公开发表或有案可查者。参考文献全部列于文后，按绪论和正文中首次引用的先后次序编号，并在绪论和正文引用处右上角注明参考文献序号。参考文献的顺序号码应与绪论及正文中出现的参考文献编号一致。并且所有参考文献必须在正文中有引用标注。</w:t>
      </w:r>
    </w:p>
    <w:p w14:paraId="1DCC8C1E" w14:textId="0F8A0609" w:rsidR="00875586" w:rsidRPr="003C042A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7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致谢：对指导教师和给予指导或协助完成毕业设计（论文）工作的组织和个人表示感谢。文字要简捷、实事求是，切忌浮夸和庸俗之词。</w:t>
      </w:r>
    </w:p>
    <w:p w14:paraId="4B281E8F" w14:textId="3D16417D" w:rsidR="00875586" w:rsidRPr="003C042A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8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附录：对于一些不宜放在正文中，但有参考价值的内容，可编入附录中。此项为可选项目。附录大致包括如下一些材料：</w:t>
      </w:r>
    </w:p>
    <w:p w14:paraId="5D292E9C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（1）</w:t>
      </w:r>
      <w:r w:rsidR="00875586" w:rsidRPr="003C042A">
        <w:rPr>
          <w:rFonts w:ascii="宋体" w:hAnsi="宋体" w:hint="eastAsia"/>
          <w:sz w:val="24"/>
        </w:rPr>
        <w:t>比正文更为详尽的理论根据、研究方法和技术要点，建议可以阅读的参考文献的题录，对了解正文内容有用的补充信息等。</w:t>
      </w:r>
    </w:p>
    <w:p w14:paraId="0FEE0EA3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</w:t>
      </w:r>
      <w:r w:rsidR="00875586" w:rsidRPr="003C042A">
        <w:rPr>
          <w:rFonts w:ascii="宋体" w:hAnsi="宋体" w:hint="eastAsia"/>
          <w:sz w:val="24"/>
        </w:rPr>
        <w:t>由于篇幅过长或取材于复制品而不宜写入正文的材料。</w:t>
      </w:r>
    </w:p>
    <w:p w14:paraId="3AB42F46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</w:t>
      </w:r>
      <w:r w:rsidR="00875586" w:rsidRPr="003C042A">
        <w:rPr>
          <w:rFonts w:ascii="宋体" w:hAnsi="宋体" w:hint="eastAsia"/>
          <w:sz w:val="24"/>
        </w:rPr>
        <w:t>某些重要的原始数据、公式推导、软件源程序、框图、结构图、统计表、计算机打印输出件等。</w:t>
      </w:r>
    </w:p>
    <w:p w14:paraId="2D8662C7" w14:textId="19DB376C" w:rsidR="00875586" w:rsidRDefault="00584C27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9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封底：学校统一</w:t>
      </w:r>
      <w:r w:rsidR="00C029A1">
        <w:rPr>
          <w:rFonts w:ascii="宋体" w:hAnsi="宋体" w:hint="eastAsia"/>
          <w:sz w:val="24"/>
        </w:rPr>
        <w:t>模板</w:t>
      </w:r>
      <w:r w:rsidR="00875586" w:rsidRPr="003C042A">
        <w:rPr>
          <w:rFonts w:ascii="宋体" w:hAnsi="宋体" w:hint="eastAsia"/>
          <w:sz w:val="24"/>
        </w:rPr>
        <w:t>。</w:t>
      </w:r>
    </w:p>
    <w:p w14:paraId="178837AC" w14:textId="77777777" w:rsidR="00875586" w:rsidRPr="004436D3" w:rsidRDefault="005367B1" w:rsidP="00BE13AF">
      <w:pPr>
        <w:pStyle w:val="a9"/>
        <w:snapToGrid w:val="0"/>
        <w:spacing w:beforeLines="50" w:before="156" w:afterLines="50" w:after="156"/>
        <w:ind w:firstLine="56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</w:t>
      </w:r>
      <w:r w:rsidR="00CF6201">
        <w:rPr>
          <w:rFonts w:ascii="黑体" w:eastAsia="黑体" w:hAnsi="黑体" w:hint="eastAsia"/>
          <w:sz w:val="28"/>
          <w:szCs w:val="28"/>
        </w:rPr>
        <w:t>、</w:t>
      </w:r>
      <w:r w:rsidR="00875586" w:rsidRPr="004436D3">
        <w:rPr>
          <w:rFonts w:ascii="黑体" w:eastAsia="黑体" w:hAnsi="黑体" w:hint="eastAsia"/>
          <w:sz w:val="28"/>
          <w:szCs w:val="28"/>
        </w:rPr>
        <w:t>毕业设计（论文）的格式规范</w:t>
      </w:r>
    </w:p>
    <w:p w14:paraId="5FCC90FB" w14:textId="5D2F018E" w:rsidR="00875586" w:rsidRPr="004D6EA1" w:rsidRDefault="00875586" w:rsidP="00FF2BF1">
      <w:pPr>
        <w:snapToGrid w:val="0"/>
        <w:ind w:firstLineChars="200"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毕业设计（论文）的格式、图纸绘制、</w:t>
      </w:r>
      <w:r w:rsidR="006F23F5">
        <w:rPr>
          <w:rFonts w:ascii="宋体" w:hAnsi="宋体" w:hint="eastAsia"/>
          <w:sz w:val="24"/>
        </w:rPr>
        <w:t>试</w:t>
      </w:r>
      <w:r w:rsidR="006F23F5" w:rsidRPr="003C042A">
        <w:rPr>
          <w:rFonts w:ascii="宋体" w:hAnsi="宋体" w:hint="eastAsia"/>
          <w:sz w:val="24"/>
        </w:rPr>
        <w:t>验</w:t>
      </w:r>
      <w:r w:rsidRPr="003C042A">
        <w:rPr>
          <w:rFonts w:ascii="宋体" w:hAnsi="宋体" w:hint="eastAsia"/>
          <w:sz w:val="24"/>
        </w:rPr>
        <w:t>数据、各种标准的运用和引用都要符合各学科、各专业国家标准的规定。毕业设计说明书（论文）应采用汉语（外语专业用外语）撰写，一律使用</w:t>
      </w:r>
      <w:r w:rsidR="006F23F5">
        <w:rPr>
          <w:rFonts w:ascii="宋体" w:hAnsi="宋体" w:hint="eastAsia"/>
          <w:sz w:val="24"/>
        </w:rPr>
        <w:t>文字处理软件</w:t>
      </w:r>
      <w:r w:rsidRPr="003C042A">
        <w:rPr>
          <w:rFonts w:ascii="宋体" w:hAnsi="宋体" w:hint="eastAsia"/>
          <w:sz w:val="24"/>
        </w:rPr>
        <w:t>编辑，用A4规格纸输出，页面设置上、下页边距2.54厘米，左、右页边距2.5厘米，装订线1厘米，</w:t>
      </w:r>
      <w:r w:rsidR="004D6EA1" w:rsidRPr="004D6EA1">
        <w:rPr>
          <w:rFonts w:ascii="宋体" w:hAnsi="宋体" w:hint="eastAsia"/>
          <w:sz w:val="24"/>
        </w:rPr>
        <w:t>装订线位置：左。</w:t>
      </w:r>
      <w:r w:rsidR="00A43DD6" w:rsidRPr="00A43DD6">
        <w:rPr>
          <w:rFonts w:ascii="宋体" w:hAnsi="宋体" w:hint="eastAsia"/>
          <w:sz w:val="24"/>
        </w:rPr>
        <w:t>段前、段后及行间距：</w:t>
      </w:r>
      <w:r w:rsidR="00E364EF" w:rsidRPr="00A43DD6">
        <w:rPr>
          <w:rFonts w:ascii="宋体" w:hAnsi="宋体" w:hint="eastAsia"/>
          <w:sz w:val="24"/>
        </w:rPr>
        <w:t>章标题</w:t>
      </w:r>
      <w:r w:rsidR="00806866">
        <w:rPr>
          <w:rFonts w:ascii="宋体" w:hAnsi="宋体" w:hint="eastAsia"/>
          <w:sz w:val="24"/>
        </w:rPr>
        <w:t>按要求空</w:t>
      </w:r>
      <w:r w:rsidR="00E364EF" w:rsidRPr="00A43DD6">
        <w:rPr>
          <w:rFonts w:ascii="宋体" w:hAnsi="宋体" w:hint="eastAsia"/>
          <w:sz w:val="24"/>
        </w:rPr>
        <w:t>行；节</w:t>
      </w:r>
      <w:proofErr w:type="gramStart"/>
      <w:r w:rsidR="00E364EF" w:rsidRPr="00A43DD6">
        <w:rPr>
          <w:rFonts w:ascii="宋体" w:hAnsi="宋体" w:hint="eastAsia"/>
          <w:sz w:val="24"/>
        </w:rPr>
        <w:t>标题段前为</w:t>
      </w:r>
      <w:proofErr w:type="gramEnd"/>
      <w:r w:rsidR="00E364EF" w:rsidRPr="00A43DD6">
        <w:rPr>
          <w:rFonts w:ascii="宋体" w:hAnsi="宋体" w:hint="eastAsia"/>
          <w:sz w:val="24"/>
        </w:rPr>
        <w:t>0.5行，段后0.5行；标题以外的文字行距为“</w:t>
      </w:r>
      <w:r w:rsidR="00E364EF">
        <w:rPr>
          <w:rFonts w:ascii="宋体" w:hAnsi="宋体" w:hint="eastAsia"/>
          <w:sz w:val="24"/>
        </w:rPr>
        <w:t>单倍行距</w:t>
      </w:r>
      <w:r w:rsidR="00E364EF" w:rsidRPr="00A43DD6">
        <w:rPr>
          <w:rFonts w:ascii="宋体" w:hAnsi="宋体" w:hint="eastAsia"/>
          <w:sz w:val="24"/>
        </w:rPr>
        <w:t>”，</w:t>
      </w:r>
      <w:r w:rsidR="00A43DD6" w:rsidRPr="00A43DD6">
        <w:rPr>
          <w:rFonts w:ascii="宋体" w:hAnsi="宋体" w:hint="eastAsia"/>
          <w:sz w:val="24"/>
        </w:rPr>
        <w:t>字符间距为“标准”。</w:t>
      </w:r>
      <w:r w:rsidRPr="003C042A">
        <w:rPr>
          <w:rFonts w:ascii="宋体" w:hAnsi="宋体" w:hint="eastAsia"/>
          <w:sz w:val="24"/>
        </w:rPr>
        <w:t>页码置于页面的底部并居中放置</w:t>
      </w:r>
      <w:r w:rsidR="00C029A1">
        <w:rPr>
          <w:rFonts w:ascii="宋体" w:hAnsi="宋体" w:hint="eastAsia"/>
          <w:sz w:val="24"/>
        </w:rPr>
        <w:t>。</w:t>
      </w:r>
      <w:r w:rsidRPr="003C042A">
        <w:rPr>
          <w:rFonts w:ascii="宋体" w:hAnsi="宋体" w:hint="eastAsia"/>
          <w:sz w:val="24"/>
        </w:rPr>
        <w:t>各部分的具体要求如下：</w:t>
      </w:r>
    </w:p>
    <w:p w14:paraId="45E2E2AC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1.</w:t>
      </w:r>
      <w:r w:rsidR="00875586" w:rsidRPr="003C042A">
        <w:rPr>
          <w:rFonts w:ascii="宋体" w:hAnsi="宋体" w:hint="eastAsia"/>
          <w:sz w:val="24"/>
        </w:rPr>
        <w:t>封面</w:t>
      </w:r>
      <w:bookmarkStart w:id="2" w:name="_Hlk179987705"/>
      <w:r w:rsidR="009221CD">
        <w:rPr>
          <w:rFonts w:ascii="宋体" w:hAnsi="宋体" w:hint="eastAsia"/>
          <w:sz w:val="24"/>
        </w:rPr>
        <w:t>（统一格式）</w:t>
      </w:r>
      <w:bookmarkEnd w:id="2"/>
    </w:p>
    <w:p w14:paraId="360A3C90" w14:textId="77777777" w:rsidR="00BE13AF" w:rsidDel="002765C5" w:rsidRDefault="004E21E3" w:rsidP="002765C5">
      <w:pPr>
        <w:snapToGrid w:val="0"/>
        <w:ind w:firstLineChars="200" w:firstLine="480"/>
        <w:rPr>
          <w:del w:id="3" w:author="Admin" w:date="2024-11-28T14:40:00Z"/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 w:rsidRPr="004E21E3">
        <w:rPr>
          <w:rFonts w:ascii="宋体" w:hAnsi="宋体" w:hint="eastAsia"/>
          <w:sz w:val="24"/>
        </w:rPr>
        <w:t>学位论文原创性声明</w:t>
      </w:r>
      <w:r>
        <w:rPr>
          <w:rFonts w:ascii="宋体" w:hAnsi="宋体" w:hint="eastAsia"/>
          <w:sz w:val="24"/>
        </w:rPr>
        <w:t>：</w:t>
      </w:r>
      <w:r w:rsidRPr="004E21E3">
        <w:rPr>
          <w:rFonts w:ascii="宋体" w:hAnsi="宋体" w:hint="eastAsia"/>
          <w:sz w:val="24"/>
        </w:rPr>
        <w:t>原创性声明</w:t>
      </w:r>
      <w:r>
        <w:rPr>
          <w:rFonts w:ascii="宋体" w:hAnsi="宋体" w:hint="eastAsia"/>
          <w:sz w:val="24"/>
        </w:rPr>
        <w:t>为</w:t>
      </w:r>
      <w:r w:rsidRPr="004E21E3">
        <w:rPr>
          <w:rFonts w:ascii="宋体" w:hAnsi="宋体" w:hint="eastAsia"/>
          <w:sz w:val="24"/>
        </w:rPr>
        <w:t>黑体小二号</w:t>
      </w:r>
      <w:r>
        <w:rPr>
          <w:rFonts w:ascii="宋体" w:hAnsi="宋体" w:hint="eastAsia"/>
          <w:sz w:val="24"/>
        </w:rPr>
        <w:t>。</w:t>
      </w:r>
      <w:r w:rsidRPr="004E21E3">
        <w:rPr>
          <w:rFonts w:ascii="宋体" w:hAnsi="宋体" w:hint="eastAsia"/>
          <w:sz w:val="24"/>
        </w:rPr>
        <w:t>声明内容</w:t>
      </w:r>
      <w:r>
        <w:rPr>
          <w:rFonts w:ascii="宋体" w:hAnsi="宋体" w:hint="eastAsia"/>
          <w:sz w:val="24"/>
        </w:rPr>
        <w:t>为</w:t>
      </w:r>
      <w:r w:rsidRPr="004E21E3">
        <w:rPr>
          <w:rFonts w:ascii="宋体" w:hAnsi="宋体" w:hint="eastAsia"/>
          <w:sz w:val="24"/>
        </w:rPr>
        <w:t>宋体小四号</w:t>
      </w:r>
      <w:r>
        <w:rPr>
          <w:rFonts w:ascii="宋体" w:hAnsi="宋体" w:hint="eastAsia"/>
          <w:sz w:val="24"/>
        </w:rPr>
        <w:t>。</w:t>
      </w:r>
    </w:p>
    <w:p w14:paraId="30CAE03E" w14:textId="49EA213F" w:rsidR="00875586" w:rsidRPr="002765C5" w:rsidRDefault="00CF6201" w:rsidP="002765C5">
      <w:pPr>
        <w:snapToGrid w:val="0"/>
        <w:ind w:firstLineChars="200" w:firstLine="480"/>
        <w:rPr>
          <w:rFonts w:ascii="宋体" w:hAnsi="宋体"/>
          <w:sz w:val="24"/>
        </w:rPr>
      </w:pPr>
      <w:r w:rsidRPr="002765C5">
        <w:rPr>
          <w:rFonts w:ascii="宋体" w:hAnsi="宋体" w:hint="eastAsia"/>
          <w:sz w:val="24"/>
        </w:rPr>
        <w:lastRenderedPageBreak/>
        <w:t>3.</w:t>
      </w:r>
      <w:r w:rsidR="00875586" w:rsidRPr="002765C5">
        <w:rPr>
          <w:rFonts w:ascii="宋体" w:hAnsi="宋体" w:hint="eastAsia"/>
          <w:sz w:val="24"/>
        </w:rPr>
        <w:t>中英文摘要</w:t>
      </w:r>
    </w:p>
    <w:p w14:paraId="72096989" w14:textId="77777777" w:rsidR="00875586" w:rsidRPr="003C042A" w:rsidRDefault="00CF6201" w:rsidP="002765C5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（1）</w:t>
      </w:r>
      <w:r w:rsidR="00875586" w:rsidRPr="003C042A">
        <w:rPr>
          <w:rFonts w:ascii="宋体" w:hAnsi="宋体" w:hint="eastAsia"/>
          <w:sz w:val="24"/>
        </w:rPr>
        <w:t>毕业设计（论文）中文题目为三号黑体字，可以分成</w:t>
      </w:r>
      <w:r w:rsidR="00875586" w:rsidRPr="003C042A">
        <w:rPr>
          <w:rFonts w:ascii="宋体" w:hAnsi="宋体"/>
          <w:sz w:val="24"/>
        </w:rPr>
        <w:t>1</w:t>
      </w:r>
      <w:r w:rsidR="00875586" w:rsidRPr="003C042A">
        <w:rPr>
          <w:rFonts w:ascii="宋体" w:hAnsi="宋体" w:hint="eastAsia"/>
          <w:sz w:val="24"/>
        </w:rPr>
        <w:t>或</w:t>
      </w:r>
      <w:r w:rsidR="00875586" w:rsidRPr="003C042A">
        <w:rPr>
          <w:rFonts w:ascii="宋体" w:hAnsi="宋体"/>
          <w:sz w:val="24"/>
        </w:rPr>
        <w:t>2</w:t>
      </w:r>
      <w:r w:rsidR="00875586" w:rsidRPr="003C042A">
        <w:rPr>
          <w:rFonts w:ascii="宋体" w:hAnsi="宋体" w:hint="eastAsia"/>
          <w:sz w:val="24"/>
        </w:rPr>
        <w:t>行居中打印。</w:t>
      </w:r>
    </w:p>
    <w:p w14:paraId="6E22A3C1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</w:t>
      </w:r>
      <w:r w:rsidR="00875586" w:rsidRPr="003C042A">
        <w:rPr>
          <w:rFonts w:ascii="宋体" w:hAnsi="宋体" w:hint="eastAsia"/>
          <w:sz w:val="24"/>
        </w:rPr>
        <w:t>题目下空一行居中打印“摘要”二字</w:t>
      </w:r>
      <w:r w:rsidR="00875586" w:rsidRPr="003C042A">
        <w:rPr>
          <w:rFonts w:ascii="宋体" w:hAnsi="宋体"/>
          <w:sz w:val="24"/>
        </w:rPr>
        <w:t>(</w:t>
      </w:r>
      <w:r w:rsidR="00875586" w:rsidRPr="003C042A">
        <w:rPr>
          <w:rFonts w:ascii="宋体" w:hAnsi="宋体" w:hint="eastAsia"/>
          <w:sz w:val="24"/>
        </w:rPr>
        <w:t>三号黑体</w:t>
      </w:r>
      <w:r w:rsidR="00875586" w:rsidRPr="003C042A">
        <w:rPr>
          <w:rFonts w:ascii="宋体" w:hAnsi="宋体"/>
          <w:sz w:val="24"/>
        </w:rPr>
        <w:t>)</w:t>
      </w:r>
      <w:r w:rsidR="00875586" w:rsidRPr="003C042A">
        <w:rPr>
          <w:rFonts w:ascii="宋体" w:hAnsi="宋体" w:hint="eastAsia"/>
          <w:sz w:val="24"/>
        </w:rPr>
        <w:t>，字间空一格。</w:t>
      </w:r>
    </w:p>
    <w:p w14:paraId="41F10E09" w14:textId="07F9EE35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</w:t>
      </w:r>
      <w:r w:rsidR="00875586" w:rsidRPr="003C042A">
        <w:rPr>
          <w:rFonts w:ascii="宋体" w:hAnsi="宋体" w:hint="eastAsia"/>
          <w:sz w:val="24"/>
        </w:rPr>
        <w:t>“摘要”二字下空一行打印摘要内容</w:t>
      </w:r>
      <w:r w:rsidR="00875586" w:rsidRPr="003C042A">
        <w:rPr>
          <w:rFonts w:ascii="宋体" w:hAnsi="宋体"/>
          <w:sz w:val="24"/>
        </w:rPr>
        <w:t>(</w:t>
      </w:r>
      <w:r w:rsidR="00875586" w:rsidRPr="003C042A">
        <w:rPr>
          <w:rFonts w:ascii="宋体" w:hAnsi="宋体" w:hint="eastAsia"/>
          <w:sz w:val="24"/>
        </w:rPr>
        <w:t>小四号宋体</w:t>
      </w:r>
      <w:r w:rsidR="00875586" w:rsidRPr="003C042A">
        <w:rPr>
          <w:rFonts w:ascii="宋体" w:hAnsi="宋体"/>
          <w:sz w:val="24"/>
        </w:rPr>
        <w:t>)</w:t>
      </w:r>
      <w:r w:rsidR="00875586" w:rsidRPr="003C042A">
        <w:rPr>
          <w:rFonts w:ascii="宋体" w:hAnsi="宋体" w:hint="eastAsia"/>
          <w:sz w:val="24"/>
        </w:rPr>
        <w:t>。</w:t>
      </w:r>
      <w:r w:rsidR="00811A10">
        <w:rPr>
          <w:rFonts w:ascii="宋体" w:hAnsi="宋体" w:hint="eastAsia"/>
          <w:sz w:val="24"/>
        </w:rPr>
        <w:t>首行缩进2字符</w:t>
      </w:r>
      <w:r w:rsidR="00875586" w:rsidRPr="003C042A">
        <w:rPr>
          <w:rFonts w:ascii="宋体" w:hAnsi="宋体" w:hint="eastAsia"/>
          <w:sz w:val="24"/>
        </w:rPr>
        <w:t>。</w:t>
      </w:r>
    </w:p>
    <w:p w14:paraId="57B450E6" w14:textId="5EFD468E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（4）</w:t>
      </w:r>
      <w:r w:rsidR="00875586" w:rsidRPr="003C042A">
        <w:rPr>
          <w:rFonts w:ascii="宋体" w:hAnsi="宋体" w:hint="eastAsia"/>
          <w:sz w:val="24"/>
        </w:rPr>
        <w:t>中文摘要内容下空一行打印“关键词</w:t>
      </w:r>
      <w:r w:rsidR="00750FA9">
        <w:rPr>
          <w:rFonts w:ascii="宋体" w:hAnsi="宋体" w:hint="eastAsia"/>
          <w:sz w:val="24"/>
        </w:rPr>
        <w:t>：</w:t>
      </w:r>
      <w:r w:rsidR="00875586" w:rsidRPr="003C042A">
        <w:rPr>
          <w:rFonts w:ascii="宋体" w:hAnsi="宋体" w:hint="eastAsia"/>
          <w:sz w:val="24"/>
        </w:rPr>
        <w:t>”字</w:t>
      </w:r>
      <w:r w:rsidR="00750FA9">
        <w:rPr>
          <w:rFonts w:ascii="宋体" w:hAnsi="宋体" w:hint="eastAsia"/>
          <w:sz w:val="24"/>
        </w:rPr>
        <w:t>样</w:t>
      </w:r>
      <w:r w:rsidR="00875586" w:rsidRPr="003C042A">
        <w:rPr>
          <w:rFonts w:ascii="宋体" w:hAnsi="宋体"/>
          <w:sz w:val="24"/>
        </w:rPr>
        <w:t>(</w:t>
      </w:r>
      <w:r w:rsidR="00875586" w:rsidRPr="003C042A">
        <w:rPr>
          <w:rFonts w:ascii="宋体" w:hAnsi="宋体" w:hint="eastAsia"/>
          <w:sz w:val="24"/>
        </w:rPr>
        <w:t>小四号黑体</w:t>
      </w:r>
      <w:r w:rsidR="00875586" w:rsidRPr="003C042A">
        <w:rPr>
          <w:rFonts w:ascii="宋体" w:hAnsi="宋体"/>
          <w:sz w:val="24"/>
        </w:rPr>
        <w:t>)</w:t>
      </w:r>
      <w:r w:rsidR="00875586" w:rsidRPr="003C042A">
        <w:rPr>
          <w:rFonts w:ascii="宋体" w:hAnsi="宋体" w:hint="eastAsia"/>
          <w:sz w:val="24"/>
        </w:rPr>
        <w:t>，其后为关键词</w:t>
      </w:r>
      <w:r w:rsidR="00875586" w:rsidRPr="003C042A">
        <w:rPr>
          <w:rFonts w:ascii="宋体" w:hAnsi="宋体"/>
          <w:sz w:val="24"/>
        </w:rPr>
        <w:t>(</w:t>
      </w:r>
      <w:r w:rsidR="00875586" w:rsidRPr="003C042A">
        <w:rPr>
          <w:rFonts w:ascii="宋体" w:hAnsi="宋体" w:hint="eastAsia"/>
          <w:sz w:val="24"/>
        </w:rPr>
        <w:t>小四号宋体</w:t>
      </w:r>
      <w:r w:rsidR="00875586" w:rsidRPr="003C042A">
        <w:rPr>
          <w:rFonts w:ascii="宋体" w:hAnsi="宋体"/>
          <w:sz w:val="24"/>
        </w:rPr>
        <w:t>)</w:t>
      </w:r>
      <w:r w:rsidR="00875586" w:rsidRPr="003C042A">
        <w:rPr>
          <w:rFonts w:ascii="宋体" w:hAnsi="宋体" w:hint="eastAsia"/>
          <w:sz w:val="24"/>
        </w:rPr>
        <w:t>。关键词数量为</w:t>
      </w:r>
      <w:r w:rsidR="00333EAD">
        <w:rPr>
          <w:rFonts w:ascii="宋体" w:hAnsi="宋体" w:hint="eastAsia"/>
          <w:sz w:val="24"/>
        </w:rPr>
        <w:t>3</w:t>
      </w:r>
      <w:r w:rsidR="00750FA9">
        <w:rPr>
          <w:rFonts w:ascii="宋体" w:hAnsi="宋体" w:hint="eastAsia"/>
          <w:sz w:val="24"/>
        </w:rPr>
        <w:t>―</w:t>
      </w:r>
      <w:r w:rsidR="00732828">
        <w:rPr>
          <w:rFonts w:ascii="宋体" w:hAnsi="宋体" w:hint="eastAsia"/>
          <w:sz w:val="24"/>
        </w:rPr>
        <w:t>5</w:t>
      </w:r>
      <w:r w:rsidR="00875586" w:rsidRPr="003C042A">
        <w:rPr>
          <w:rFonts w:ascii="宋体" w:hAnsi="宋体" w:hint="eastAsia"/>
          <w:sz w:val="24"/>
        </w:rPr>
        <w:t>个，每一关键词之间用</w:t>
      </w:r>
      <w:r w:rsidR="000D6A5B">
        <w:rPr>
          <w:rFonts w:ascii="宋体" w:hAnsi="宋体" w:hint="eastAsia"/>
          <w:sz w:val="24"/>
        </w:rPr>
        <w:t>分号</w:t>
      </w:r>
      <w:r w:rsidR="00875586" w:rsidRPr="003C042A">
        <w:rPr>
          <w:rFonts w:ascii="宋体" w:hAnsi="宋体" w:hint="eastAsia"/>
          <w:sz w:val="24"/>
        </w:rPr>
        <w:t>分开，最后一个关键词后不打标点符号。</w:t>
      </w:r>
    </w:p>
    <w:p w14:paraId="3B907B65" w14:textId="3588B112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（5）</w:t>
      </w:r>
      <w:r w:rsidR="00875586" w:rsidRPr="003C042A">
        <w:rPr>
          <w:rFonts w:ascii="宋体" w:hAnsi="宋体" w:hint="eastAsia"/>
          <w:sz w:val="24"/>
        </w:rPr>
        <w:t>英文摘要题目采用三号大写字母，可分成</w:t>
      </w:r>
      <w:r w:rsidR="00875586" w:rsidRPr="003C042A">
        <w:rPr>
          <w:rFonts w:ascii="宋体" w:hAnsi="宋体"/>
          <w:sz w:val="24"/>
        </w:rPr>
        <w:t>1</w:t>
      </w:r>
      <w:r w:rsidR="00750FA9">
        <w:rPr>
          <w:rFonts w:ascii="宋体" w:hAnsi="宋体" w:hint="eastAsia"/>
          <w:sz w:val="24"/>
        </w:rPr>
        <w:t>―</w:t>
      </w:r>
      <w:r w:rsidR="00875586" w:rsidRPr="003C042A">
        <w:rPr>
          <w:rFonts w:ascii="宋体" w:hAnsi="宋体"/>
          <w:sz w:val="24"/>
        </w:rPr>
        <w:t>3</w:t>
      </w:r>
      <w:r w:rsidR="00875586" w:rsidRPr="003C042A">
        <w:rPr>
          <w:rFonts w:ascii="宋体" w:hAnsi="宋体" w:hint="eastAsia"/>
          <w:sz w:val="24"/>
        </w:rPr>
        <w:t>行居中打印。每行左右两边至少留2个字符空格。</w:t>
      </w:r>
    </w:p>
    <w:p w14:paraId="30DAA47D" w14:textId="446CFD8D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（6）</w:t>
      </w:r>
      <w:r w:rsidR="00875586" w:rsidRPr="003C042A">
        <w:rPr>
          <w:rFonts w:ascii="宋体" w:hAnsi="宋体" w:hint="eastAsia"/>
          <w:sz w:val="24"/>
        </w:rPr>
        <w:t>英文题目下空行居中打印“</w:t>
      </w:r>
      <w:r w:rsidR="00875586" w:rsidRPr="003C042A">
        <w:rPr>
          <w:rFonts w:ascii="宋体" w:hAnsi="宋体"/>
          <w:sz w:val="24"/>
        </w:rPr>
        <w:t>ABSTRACT</w:t>
      </w:r>
      <w:r w:rsidR="00875586" w:rsidRPr="003C042A">
        <w:rPr>
          <w:rFonts w:ascii="宋体" w:hAnsi="宋体" w:hint="eastAsia"/>
          <w:sz w:val="24"/>
        </w:rPr>
        <w:t>”（大写三号</w:t>
      </w:r>
      <w:r w:rsidR="00886D3C" w:rsidRPr="00886D3C">
        <w:rPr>
          <w:rFonts w:ascii="宋体" w:hAnsi="宋体" w:hint="eastAsia"/>
          <w:sz w:val="24"/>
        </w:rPr>
        <w:t>Times New Roman</w:t>
      </w:r>
      <w:r w:rsidR="00875586" w:rsidRPr="003C042A">
        <w:rPr>
          <w:rFonts w:ascii="宋体" w:hAnsi="宋体" w:hint="eastAsia"/>
          <w:sz w:val="24"/>
        </w:rPr>
        <w:t>），再下空行打印英文摘要内容。</w:t>
      </w:r>
    </w:p>
    <w:p w14:paraId="4EE51E3C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（7）</w:t>
      </w:r>
      <w:r w:rsidR="00875586" w:rsidRPr="003C042A">
        <w:rPr>
          <w:rFonts w:ascii="宋体" w:hAnsi="宋体" w:hint="eastAsia"/>
          <w:sz w:val="24"/>
        </w:rPr>
        <w:t>英文摘要内容采用小四号小写字体，每段开头留四个字符空格。</w:t>
      </w:r>
    </w:p>
    <w:p w14:paraId="46C5C0EF" w14:textId="0563919C" w:rsidR="00875586" w:rsidRPr="003C042A" w:rsidRDefault="00ED71C0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（8）</w:t>
      </w:r>
      <w:r w:rsidR="00875586" w:rsidRPr="003C042A">
        <w:rPr>
          <w:rFonts w:ascii="宋体" w:hAnsi="宋体" w:hint="eastAsia"/>
          <w:sz w:val="24"/>
        </w:rPr>
        <w:t>英文摘要内容后下空二行打印“</w:t>
      </w:r>
      <w:r w:rsidR="00A009F0">
        <w:rPr>
          <w:rFonts w:ascii="宋体" w:hAnsi="宋体"/>
          <w:sz w:val="24"/>
        </w:rPr>
        <w:t>KEY</w:t>
      </w:r>
      <w:r w:rsidR="00A009F0">
        <w:rPr>
          <w:rFonts w:ascii="宋体" w:hAnsi="宋体" w:hint="eastAsia"/>
          <w:sz w:val="24"/>
        </w:rPr>
        <w:t xml:space="preserve"> </w:t>
      </w:r>
      <w:r w:rsidR="00875586" w:rsidRPr="003C042A">
        <w:rPr>
          <w:rFonts w:ascii="宋体" w:hAnsi="宋体"/>
          <w:sz w:val="24"/>
        </w:rPr>
        <w:t>WORDS</w:t>
      </w:r>
      <w:r w:rsidR="00750FA9">
        <w:rPr>
          <w:rFonts w:ascii="宋体" w:hAnsi="宋体" w:hint="eastAsia"/>
          <w:sz w:val="24"/>
        </w:rPr>
        <w:t>:</w:t>
      </w:r>
      <w:r w:rsidR="00875586" w:rsidRPr="003C042A">
        <w:rPr>
          <w:rFonts w:ascii="宋体" w:hAnsi="宋体" w:hint="eastAsia"/>
          <w:sz w:val="24"/>
        </w:rPr>
        <w:t>”（</w:t>
      </w:r>
      <w:r w:rsidR="00886D3C" w:rsidRPr="003C042A">
        <w:rPr>
          <w:rFonts w:ascii="宋体" w:hAnsi="宋体" w:hint="eastAsia"/>
          <w:sz w:val="24"/>
        </w:rPr>
        <w:t>大写</w:t>
      </w:r>
      <w:r w:rsidR="00875586" w:rsidRPr="003C042A">
        <w:rPr>
          <w:rFonts w:ascii="宋体" w:hAnsi="宋体" w:hint="eastAsia"/>
          <w:sz w:val="24"/>
        </w:rPr>
        <w:t>小四号</w:t>
      </w:r>
      <w:r w:rsidR="00886D3C" w:rsidRPr="00886D3C">
        <w:rPr>
          <w:rFonts w:ascii="宋体" w:hAnsi="宋体" w:hint="eastAsia"/>
          <w:sz w:val="24"/>
        </w:rPr>
        <w:t>Times New Roman</w:t>
      </w:r>
      <w:r w:rsidR="00875586" w:rsidRPr="003C042A">
        <w:rPr>
          <w:rFonts w:ascii="宋体" w:hAnsi="宋体" w:hint="eastAsia"/>
          <w:sz w:val="24"/>
        </w:rPr>
        <w:t>），其后关键词用小四号小写，每一关键词之间用</w:t>
      </w:r>
      <w:r w:rsidR="000D6A5B">
        <w:rPr>
          <w:rFonts w:ascii="宋体" w:hAnsi="宋体" w:hint="eastAsia"/>
          <w:sz w:val="24"/>
        </w:rPr>
        <w:t>分</w:t>
      </w:r>
      <w:r w:rsidR="00875586" w:rsidRPr="003C042A">
        <w:rPr>
          <w:rFonts w:ascii="宋体" w:hAnsi="宋体" w:hint="eastAsia"/>
          <w:sz w:val="24"/>
        </w:rPr>
        <w:t>号分开，最后一个关键词后不打标点符号。</w:t>
      </w:r>
    </w:p>
    <w:p w14:paraId="2B876233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4.</w:t>
      </w:r>
      <w:r w:rsidR="00875586" w:rsidRPr="003C042A">
        <w:rPr>
          <w:rFonts w:ascii="宋体" w:hAnsi="宋体" w:hint="eastAsia"/>
          <w:sz w:val="24"/>
        </w:rPr>
        <w:t>目录</w:t>
      </w:r>
    </w:p>
    <w:p w14:paraId="03CEFC0C" w14:textId="30918673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“目录”二字用三号黑体居中打印，两字中间空一格，下空一行为章、节、小节及其开始页码。章、节、小节分别以第</w:t>
      </w:r>
      <w:r w:rsidRPr="003C042A">
        <w:rPr>
          <w:rFonts w:ascii="宋体" w:hAnsi="宋体"/>
          <w:sz w:val="24"/>
        </w:rPr>
        <w:t>*</w:t>
      </w:r>
      <w:r w:rsidRPr="003C042A">
        <w:rPr>
          <w:rFonts w:ascii="宋体" w:hAnsi="宋体" w:hint="eastAsia"/>
          <w:sz w:val="24"/>
        </w:rPr>
        <w:t>章、§</w:t>
      </w:r>
      <w:r w:rsidRPr="003C042A">
        <w:rPr>
          <w:rFonts w:ascii="宋体" w:hAnsi="宋体"/>
          <w:sz w:val="24"/>
        </w:rPr>
        <w:t>*.*</w:t>
      </w:r>
      <w:r w:rsidRPr="003C042A">
        <w:rPr>
          <w:rFonts w:ascii="宋体" w:hAnsi="宋体" w:hint="eastAsia"/>
          <w:sz w:val="24"/>
        </w:rPr>
        <w:t>、§</w:t>
      </w:r>
      <w:r w:rsidRPr="003C042A">
        <w:rPr>
          <w:rFonts w:ascii="宋体" w:hAnsi="宋体"/>
          <w:sz w:val="24"/>
        </w:rPr>
        <w:t>*.</w:t>
      </w:r>
      <w:proofErr w:type="gramStart"/>
      <w:r w:rsidRPr="003C042A">
        <w:rPr>
          <w:rFonts w:ascii="宋体" w:hAnsi="宋体"/>
          <w:sz w:val="24"/>
        </w:rPr>
        <w:t>*.*</w:t>
      </w:r>
      <w:proofErr w:type="gramEnd"/>
      <w:r w:rsidRPr="003C042A">
        <w:rPr>
          <w:rFonts w:ascii="宋体" w:hAnsi="宋体" w:hint="eastAsia"/>
          <w:sz w:val="24"/>
        </w:rPr>
        <w:t>等形式依次标出，并与相应的内容之间空半格。目录内容采用</w:t>
      </w:r>
      <w:r w:rsidR="00F26A50" w:rsidRPr="003C042A">
        <w:rPr>
          <w:rFonts w:ascii="宋体" w:hAnsi="宋体" w:hint="eastAsia"/>
          <w:sz w:val="24"/>
        </w:rPr>
        <w:t>宋体</w:t>
      </w:r>
      <w:r w:rsidR="00F26A50">
        <w:rPr>
          <w:rFonts w:ascii="宋体" w:hAnsi="宋体" w:hint="eastAsia"/>
          <w:sz w:val="24"/>
        </w:rPr>
        <w:t>小</w:t>
      </w:r>
      <w:r w:rsidRPr="003C042A">
        <w:rPr>
          <w:rFonts w:ascii="宋体" w:hAnsi="宋体" w:hint="eastAsia"/>
          <w:sz w:val="24"/>
        </w:rPr>
        <w:t>四号。</w:t>
      </w:r>
    </w:p>
    <w:p w14:paraId="36A810B5" w14:textId="77777777" w:rsidR="009A0A1F" w:rsidRPr="003C042A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5</w:t>
      </w:r>
      <w:r w:rsidR="00CF6201">
        <w:rPr>
          <w:rFonts w:ascii="宋体" w:hAnsi="宋体" w:hint="eastAsia"/>
          <w:sz w:val="24"/>
        </w:rPr>
        <w:t>.</w:t>
      </w:r>
      <w:r w:rsidR="009A0A1F" w:rsidRPr="003C042A">
        <w:rPr>
          <w:rFonts w:ascii="宋体" w:hAnsi="宋体" w:hint="eastAsia"/>
          <w:sz w:val="24"/>
        </w:rPr>
        <w:t>页眉和页码</w:t>
      </w:r>
    </w:p>
    <w:p w14:paraId="6895BA01" w14:textId="3C408539" w:rsidR="009A0A1F" w:rsidRPr="003C042A" w:rsidRDefault="009A0A1F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页眉从</w:t>
      </w:r>
      <w:r w:rsidR="00CF6201">
        <w:rPr>
          <w:rFonts w:ascii="宋体" w:hAnsi="宋体" w:hint="eastAsia"/>
          <w:sz w:val="24"/>
        </w:rPr>
        <w:t>摘要</w:t>
      </w:r>
      <w:r w:rsidRPr="003C042A">
        <w:rPr>
          <w:rFonts w:ascii="宋体" w:hAnsi="宋体" w:hint="eastAsia"/>
          <w:sz w:val="24"/>
        </w:rPr>
        <w:t>开始，</w:t>
      </w:r>
      <w:r w:rsidR="006E14B7">
        <w:rPr>
          <w:rFonts w:ascii="宋体" w:hAnsi="宋体" w:hint="eastAsia"/>
          <w:sz w:val="24"/>
        </w:rPr>
        <w:t>奇数</w:t>
      </w:r>
      <w:r w:rsidRPr="003C042A">
        <w:rPr>
          <w:rFonts w:ascii="宋体" w:hAnsi="宋体" w:hint="eastAsia"/>
          <w:sz w:val="24"/>
        </w:rPr>
        <w:t>页眉为“河南科技大学毕业设计</w:t>
      </w:r>
      <w:r w:rsidR="00750FA9">
        <w:rPr>
          <w:rFonts w:ascii="宋体" w:hAnsi="宋体" w:hint="eastAsia"/>
          <w:sz w:val="24"/>
        </w:rPr>
        <w:t>说明书</w:t>
      </w:r>
      <w:r w:rsidRPr="003C042A">
        <w:rPr>
          <w:rFonts w:ascii="宋体" w:hAnsi="宋体" w:hint="eastAsia"/>
          <w:sz w:val="24"/>
        </w:rPr>
        <w:t>（论文）”。</w:t>
      </w:r>
      <w:r w:rsidR="006E14B7">
        <w:rPr>
          <w:rFonts w:ascii="宋体" w:hAnsi="宋体" w:hint="eastAsia"/>
          <w:sz w:val="24"/>
        </w:rPr>
        <w:t>偶数页眉为“毕业设计（论文）题目名称”</w:t>
      </w:r>
      <w:r w:rsidR="002765C5">
        <w:rPr>
          <w:rFonts w:ascii="宋体" w:hAnsi="宋体" w:hint="eastAsia"/>
          <w:sz w:val="24"/>
        </w:rPr>
        <w:t>，</w:t>
      </w:r>
      <w:r w:rsidR="00476EBD" w:rsidRPr="00476EBD">
        <w:rPr>
          <w:rFonts w:ascii="宋体" w:hAnsi="宋体" w:hint="eastAsia"/>
          <w:sz w:val="24"/>
        </w:rPr>
        <w:t>宋体五号居中</w:t>
      </w:r>
      <w:r w:rsidR="002765C5">
        <w:rPr>
          <w:rFonts w:ascii="宋体" w:hAnsi="宋体" w:hint="eastAsia"/>
          <w:sz w:val="24"/>
        </w:rPr>
        <w:t>。</w:t>
      </w:r>
    </w:p>
    <w:p w14:paraId="530DB8CA" w14:textId="77777777" w:rsidR="00722772" w:rsidRDefault="00722772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722772">
        <w:rPr>
          <w:rFonts w:ascii="宋体" w:hAnsi="宋体" w:hint="eastAsia"/>
          <w:sz w:val="24"/>
        </w:rPr>
        <w:t>页码从</w:t>
      </w:r>
      <w:r w:rsidR="00281113">
        <w:rPr>
          <w:rFonts w:ascii="宋体" w:hAnsi="宋体" w:hint="eastAsia"/>
          <w:sz w:val="24"/>
        </w:rPr>
        <w:t>前言</w:t>
      </w:r>
      <w:r w:rsidRPr="00722772">
        <w:rPr>
          <w:rFonts w:ascii="宋体" w:hAnsi="宋体" w:hint="eastAsia"/>
          <w:sz w:val="24"/>
        </w:rPr>
        <w:t>开始按阿拉伯数字连续编排，编排为“</w:t>
      </w:r>
      <w:r w:rsidR="006E14B7">
        <w:rPr>
          <w:rFonts w:ascii="宋体" w:hAnsi="宋体" w:hint="eastAsia"/>
          <w:sz w:val="24"/>
        </w:rPr>
        <w:t>1,2,3</w:t>
      </w:r>
      <w:r w:rsidR="0051094C" w:rsidRPr="005367B1">
        <w:rPr>
          <w:rFonts w:ascii="宋体" w:hAnsi="宋体" w:hint="eastAsia"/>
          <w:sz w:val="24"/>
        </w:rPr>
        <w:t>……</w:t>
      </w:r>
      <w:r w:rsidRPr="00722772">
        <w:rPr>
          <w:rFonts w:ascii="宋体" w:hAnsi="宋体" w:hint="eastAsia"/>
          <w:sz w:val="24"/>
        </w:rPr>
        <w:t>”。中、英文摘要、目录部分用罗马数字</w:t>
      </w:r>
      <w:r w:rsidR="0051094C" w:rsidRPr="005367B1">
        <w:rPr>
          <w:rFonts w:ascii="宋体" w:hAnsi="宋体" w:hint="eastAsia"/>
          <w:sz w:val="24"/>
        </w:rPr>
        <w:t>（Ⅰ、Ⅱ、Ⅲ……）</w:t>
      </w:r>
      <w:r w:rsidRPr="00722772">
        <w:rPr>
          <w:rFonts w:ascii="宋体" w:hAnsi="宋体" w:hint="eastAsia"/>
          <w:sz w:val="24"/>
        </w:rPr>
        <w:t>单独编排。</w:t>
      </w:r>
      <w:r w:rsidR="00C6486D" w:rsidRPr="00476EBD">
        <w:rPr>
          <w:rFonts w:ascii="宋体" w:hAnsi="宋体" w:hint="eastAsia"/>
          <w:sz w:val="24"/>
        </w:rPr>
        <w:t>Time</w:t>
      </w:r>
      <w:r w:rsidR="000D6A5B">
        <w:rPr>
          <w:rFonts w:ascii="宋体" w:hAnsi="宋体" w:hint="eastAsia"/>
          <w:sz w:val="24"/>
        </w:rPr>
        <w:t>s</w:t>
      </w:r>
      <w:r w:rsidR="00C6486D" w:rsidRPr="00476EBD">
        <w:rPr>
          <w:rFonts w:ascii="宋体" w:hAnsi="宋体" w:hint="eastAsia"/>
          <w:sz w:val="24"/>
        </w:rPr>
        <w:t xml:space="preserve"> New Roman</w:t>
      </w:r>
      <w:r w:rsidR="00C6486D">
        <w:rPr>
          <w:rFonts w:ascii="宋体" w:hAnsi="宋体" w:hint="eastAsia"/>
          <w:sz w:val="24"/>
        </w:rPr>
        <w:t>五号,</w:t>
      </w:r>
      <w:r w:rsidR="00476EBD" w:rsidRPr="00476EBD">
        <w:rPr>
          <w:rFonts w:ascii="宋体" w:hAnsi="宋体" w:hint="eastAsia"/>
          <w:sz w:val="24"/>
        </w:rPr>
        <w:t>页面底端居中</w:t>
      </w:r>
      <w:r w:rsidRPr="00722772">
        <w:rPr>
          <w:rFonts w:ascii="宋体" w:hAnsi="宋体" w:hint="eastAsia"/>
          <w:sz w:val="24"/>
        </w:rPr>
        <w:t>。</w:t>
      </w:r>
    </w:p>
    <w:p w14:paraId="507703F5" w14:textId="77777777" w:rsidR="00875586" w:rsidRPr="003C042A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6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正文</w:t>
      </w:r>
    </w:p>
    <w:p w14:paraId="00DFC166" w14:textId="3CC35B5D" w:rsidR="0085448E" w:rsidRDefault="004C697A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4C697A">
        <w:rPr>
          <w:rFonts w:ascii="宋体" w:hAnsi="宋体" w:hint="eastAsia"/>
          <w:sz w:val="24"/>
        </w:rPr>
        <w:t>正文：</w:t>
      </w:r>
      <w:r w:rsidR="00F01297" w:rsidRPr="00F01297">
        <w:rPr>
          <w:rFonts w:ascii="宋体" w:hAnsi="宋体" w:hint="eastAsia"/>
          <w:sz w:val="24"/>
        </w:rPr>
        <w:t xml:space="preserve">中文用小四号宋体，数字和英文使用小四号Times </w:t>
      </w:r>
      <w:r w:rsidR="00750FA9">
        <w:rPr>
          <w:rFonts w:ascii="宋体" w:hAnsi="宋体" w:hint="eastAsia"/>
          <w:sz w:val="24"/>
        </w:rPr>
        <w:t>N</w:t>
      </w:r>
      <w:r w:rsidR="00750FA9" w:rsidRPr="00F01297">
        <w:rPr>
          <w:rFonts w:ascii="宋体" w:hAnsi="宋体" w:hint="eastAsia"/>
          <w:sz w:val="24"/>
        </w:rPr>
        <w:t xml:space="preserve">ew </w:t>
      </w:r>
      <w:r w:rsidR="00750FA9">
        <w:rPr>
          <w:rFonts w:ascii="宋体" w:hAnsi="宋体" w:hint="eastAsia"/>
          <w:sz w:val="24"/>
        </w:rPr>
        <w:t>R</w:t>
      </w:r>
      <w:r w:rsidR="00750FA9" w:rsidRPr="00F01297">
        <w:rPr>
          <w:rFonts w:ascii="宋体" w:hAnsi="宋体" w:hint="eastAsia"/>
          <w:sz w:val="24"/>
        </w:rPr>
        <w:t>oman</w:t>
      </w:r>
      <w:r w:rsidR="00F01297" w:rsidRPr="00F01297">
        <w:rPr>
          <w:rFonts w:ascii="宋体" w:hAnsi="宋体" w:hint="eastAsia"/>
          <w:sz w:val="24"/>
        </w:rPr>
        <w:t>。</w:t>
      </w:r>
    </w:p>
    <w:p w14:paraId="230B0F0B" w14:textId="77777777" w:rsidR="0018481B" w:rsidRPr="003C042A" w:rsidRDefault="00790D92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标题：</w:t>
      </w:r>
      <w:r w:rsidR="0018481B" w:rsidRPr="003C042A">
        <w:rPr>
          <w:rFonts w:ascii="宋体" w:hAnsi="宋体"/>
          <w:sz w:val="24"/>
        </w:rPr>
        <w:t>采用以下两</w:t>
      </w:r>
      <w:r w:rsidR="0018481B" w:rsidRPr="003C042A">
        <w:rPr>
          <w:rFonts w:ascii="宋体" w:hAnsi="宋体" w:hint="eastAsia"/>
          <w:sz w:val="24"/>
        </w:rPr>
        <w:t>套标号</w:t>
      </w:r>
      <w:r w:rsidR="0018481B" w:rsidRPr="003C042A">
        <w:rPr>
          <w:rFonts w:ascii="宋体" w:hAnsi="宋体"/>
          <w:sz w:val="24"/>
        </w:rPr>
        <w:t>系统的任</w:t>
      </w:r>
      <w:r w:rsidR="0018481B" w:rsidRPr="003C042A">
        <w:rPr>
          <w:rFonts w:ascii="宋体" w:hAnsi="宋体" w:hint="eastAsia"/>
          <w:sz w:val="24"/>
        </w:rPr>
        <w:t>意一套标明</w:t>
      </w:r>
      <w:r w:rsidR="0018481B" w:rsidRPr="003C042A">
        <w:rPr>
          <w:rFonts w:ascii="宋体" w:hAnsi="宋体"/>
          <w:sz w:val="24"/>
        </w:rPr>
        <w:t>论文各部分内容的层次和顺序</w:t>
      </w:r>
      <w:r w:rsidR="0018481B" w:rsidRPr="003C042A">
        <w:rPr>
          <w:rFonts w:ascii="宋体" w:hAnsi="宋体" w:hint="eastAsia"/>
          <w:sz w:val="24"/>
        </w:rPr>
        <w:t>，</w:t>
      </w:r>
      <w:r w:rsidR="0018481B" w:rsidRPr="003C042A">
        <w:rPr>
          <w:rFonts w:ascii="宋体" w:hAnsi="宋体"/>
          <w:sz w:val="24"/>
        </w:rPr>
        <w:t>同一篇论文中，两</w:t>
      </w:r>
      <w:r w:rsidR="0018481B" w:rsidRPr="003C042A">
        <w:rPr>
          <w:rFonts w:ascii="宋体" w:hAnsi="宋体" w:hint="eastAsia"/>
          <w:sz w:val="24"/>
        </w:rPr>
        <w:t>套标号</w:t>
      </w:r>
      <w:r w:rsidR="0018481B" w:rsidRPr="003C042A">
        <w:rPr>
          <w:rFonts w:ascii="宋体" w:hAnsi="宋体"/>
          <w:sz w:val="24"/>
        </w:rPr>
        <w:t>系统的标识符不可</w:t>
      </w:r>
      <w:r w:rsidR="0018481B" w:rsidRPr="003C042A">
        <w:rPr>
          <w:rFonts w:ascii="宋体" w:hAnsi="宋体" w:hint="eastAsia"/>
          <w:sz w:val="24"/>
        </w:rPr>
        <w:t>混</w:t>
      </w:r>
      <w:r w:rsidR="0018481B" w:rsidRPr="003C042A">
        <w:rPr>
          <w:rFonts w:ascii="宋体" w:hAnsi="宋体"/>
          <w:sz w:val="24"/>
        </w:rPr>
        <w:t>用。</w:t>
      </w:r>
      <w:r w:rsidR="0018481B" w:rsidRPr="003C042A">
        <w:rPr>
          <w:rFonts w:ascii="宋体" w:hAnsi="宋体" w:hint="eastAsia"/>
          <w:sz w:val="24"/>
        </w:rPr>
        <w:t>正文中的标题最多到四级标题。</w:t>
      </w:r>
    </w:p>
    <w:p w14:paraId="7A4CDA2F" w14:textId="77777777" w:rsidR="001A660D" w:rsidRPr="003C042A" w:rsidRDefault="001A660D" w:rsidP="00FF2BF1">
      <w:pPr>
        <w:snapToGrid w:val="0"/>
        <w:rPr>
          <w:rFonts w:ascii="宋体" w:hAnsi="宋体"/>
          <w:sz w:val="24"/>
        </w:rPr>
      </w:pPr>
    </w:p>
    <w:p w14:paraId="715B2376" w14:textId="77777777" w:rsidR="0018481B" w:rsidRPr="003C042A" w:rsidRDefault="002C1967" w:rsidP="00FF2BF1">
      <w:pPr>
        <w:snapToGrid w:val="0"/>
        <w:ind w:firstLineChars="200" w:firstLine="480"/>
        <w:rPr>
          <w:rFonts w:ascii="宋体" w:hAnsi="宋体"/>
          <w:sz w:val="24"/>
        </w:rPr>
      </w:pPr>
      <w:r w:rsidRPr="00F36807">
        <w:rPr>
          <w:rFonts w:ascii="宋体" w:hAnsi="宋体" w:hint="eastAsia"/>
          <w:sz w:val="24"/>
          <w:highlight w:val="yellow"/>
        </w:rPr>
        <w:t>第一</w:t>
      </w:r>
      <w:r w:rsidR="0018481B" w:rsidRPr="00F36807">
        <w:rPr>
          <w:rFonts w:ascii="宋体" w:hAnsi="宋体"/>
          <w:sz w:val="24"/>
          <w:highlight w:val="yellow"/>
        </w:rPr>
        <w:t>套</w:t>
      </w:r>
      <w:r w:rsidR="0018481B" w:rsidRPr="00F36807">
        <w:rPr>
          <w:rFonts w:ascii="宋体" w:hAnsi="宋体" w:hint="eastAsia"/>
          <w:sz w:val="24"/>
          <w:highlight w:val="yellow"/>
        </w:rPr>
        <w:t>标号</w:t>
      </w:r>
      <w:r w:rsidR="0018481B" w:rsidRPr="00F36807">
        <w:rPr>
          <w:rFonts w:ascii="宋体" w:hAnsi="宋体"/>
          <w:sz w:val="24"/>
          <w:highlight w:val="yellow"/>
        </w:rPr>
        <w:t>系统</w:t>
      </w:r>
      <w:r w:rsidR="00B27669">
        <w:rPr>
          <w:rFonts w:ascii="宋体" w:hAnsi="宋体" w:hint="eastAsia"/>
          <w:sz w:val="24"/>
          <w:highlight w:val="yellow"/>
        </w:rPr>
        <w:t>（理工农</w:t>
      </w:r>
      <w:proofErr w:type="gramStart"/>
      <w:r w:rsidR="00B27669">
        <w:rPr>
          <w:rFonts w:ascii="宋体" w:hAnsi="宋体" w:hint="eastAsia"/>
          <w:sz w:val="24"/>
          <w:highlight w:val="yellow"/>
        </w:rPr>
        <w:t>医</w:t>
      </w:r>
      <w:proofErr w:type="gramEnd"/>
      <w:r w:rsidR="00B27669">
        <w:rPr>
          <w:rFonts w:ascii="宋体" w:hAnsi="宋体" w:hint="eastAsia"/>
          <w:sz w:val="24"/>
          <w:highlight w:val="yellow"/>
        </w:rPr>
        <w:t>类适用）</w:t>
      </w:r>
      <w:r w:rsidR="0018481B" w:rsidRPr="00F36807">
        <w:rPr>
          <w:rFonts w:ascii="宋体" w:hAnsi="宋体"/>
          <w:sz w:val="24"/>
          <w:highlight w:val="yellow"/>
        </w:rPr>
        <w:t>：</w:t>
      </w:r>
    </w:p>
    <w:p w14:paraId="506C5B21" w14:textId="77777777" w:rsidR="0018481B" w:rsidRPr="00157C84" w:rsidRDefault="002C1967" w:rsidP="00FF2BF1">
      <w:pPr>
        <w:snapToGrid w:val="0"/>
        <w:ind w:firstLineChars="200" w:firstLine="640"/>
      </w:pPr>
      <w:r>
        <w:rPr>
          <w:rFonts w:ascii="黑体" w:eastAsia="黑体" w:hAnsi="黑体" w:hint="eastAsia"/>
          <w:sz w:val="32"/>
          <w:szCs w:val="32"/>
        </w:rPr>
        <w:t>第</w:t>
      </w:r>
      <w:r w:rsidR="0018481B" w:rsidRPr="00157C84">
        <w:rPr>
          <w:rFonts w:ascii="黑体" w:eastAsia="黑体" w:hAnsi="黑体"/>
          <w:sz w:val="32"/>
          <w:szCs w:val="32"/>
        </w:rPr>
        <w:t>1</w:t>
      </w:r>
      <w:r>
        <w:rPr>
          <w:rFonts w:ascii="黑体" w:eastAsia="黑体" w:hAnsi="黑体" w:hint="eastAsia"/>
          <w:sz w:val="32"/>
          <w:szCs w:val="32"/>
        </w:rPr>
        <w:t>章</w:t>
      </w:r>
      <w:r w:rsidR="0018481B" w:rsidRPr="00157C84">
        <w:rPr>
          <w:rFonts w:ascii="黑体" w:eastAsia="黑体" w:hAnsi="黑体"/>
          <w:sz w:val="32"/>
          <w:szCs w:val="32"/>
        </w:rPr>
        <w:t xml:space="preserve"> </w:t>
      </w:r>
      <w:r w:rsidR="00750FA9">
        <w:rPr>
          <w:rFonts w:ascii="黑体" w:eastAsia="黑体" w:hAnsi="黑体" w:hint="eastAsia"/>
          <w:sz w:val="32"/>
          <w:szCs w:val="32"/>
        </w:rPr>
        <w:t xml:space="preserve"> </w:t>
      </w:r>
      <w:r w:rsidR="0018481B" w:rsidRPr="00157C84">
        <w:rPr>
          <w:rFonts w:ascii="黑体" w:eastAsia="黑体" w:hAnsi="黑体" w:hint="eastAsia"/>
          <w:sz w:val="32"/>
          <w:szCs w:val="32"/>
        </w:rPr>
        <w:t>一</w:t>
      </w:r>
      <w:r w:rsidR="0018481B" w:rsidRPr="00157C84">
        <w:rPr>
          <w:rFonts w:ascii="黑体" w:eastAsia="黑体" w:hAnsi="黑体"/>
          <w:sz w:val="32"/>
          <w:szCs w:val="32"/>
        </w:rPr>
        <w:t>级标题</w:t>
      </w:r>
      <w:r w:rsidR="0018481B" w:rsidRPr="003C042A">
        <w:rPr>
          <w:rFonts w:ascii="宋体" w:hAnsi="宋体" w:hint="eastAsia"/>
          <w:sz w:val="24"/>
        </w:rPr>
        <w:t>（</w:t>
      </w:r>
      <w:r w:rsidR="0018481B" w:rsidRPr="003C042A">
        <w:rPr>
          <w:rFonts w:ascii="宋体" w:hAnsi="宋体"/>
          <w:sz w:val="24"/>
        </w:rPr>
        <w:t>黑体三号</w:t>
      </w:r>
      <w:r w:rsidR="00794C88" w:rsidRPr="003C042A">
        <w:rPr>
          <w:rFonts w:ascii="宋体" w:hAnsi="宋体" w:hint="eastAsia"/>
          <w:sz w:val="24"/>
        </w:rPr>
        <w:t>，居中书写</w:t>
      </w:r>
      <w:r w:rsidR="0018481B" w:rsidRPr="003C042A">
        <w:rPr>
          <w:rFonts w:ascii="宋体" w:hAnsi="宋体"/>
          <w:sz w:val="24"/>
        </w:rPr>
        <w:t>）</w:t>
      </w:r>
    </w:p>
    <w:p w14:paraId="67F0E52A" w14:textId="77777777" w:rsidR="0018481B" w:rsidRPr="00157C84" w:rsidRDefault="0018481B" w:rsidP="00FF2BF1">
      <w:pPr>
        <w:snapToGrid w:val="0"/>
        <w:ind w:firstLineChars="200" w:firstLine="560"/>
      </w:pPr>
      <w:r w:rsidRPr="00157C84">
        <w:rPr>
          <w:rFonts w:ascii="黑体" w:eastAsia="黑体" w:hAnsi="黑体"/>
          <w:sz w:val="28"/>
          <w:szCs w:val="28"/>
        </w:rPr>
        <w:t xml:space="preserve">1.1 </w:t>
      </w:r>
      <w:r w:rsidRPr="00157C84">
        <w:rPr>
          <w:rFonts w:ascii="黑体" w:eastAsia="黑体" w:hAnsi="黑体" w:hint="eastAsia"/>
          <w:sz w:val="28"/>
          <w:szCs w:val="28"/>
        </w:rPr>
        <w:t>二</w:t>
      </w:r>
      <w:r w:rsidRPr="00157C84">
        <w:rPr>
          <w:rFonts w:ascii="黑体" w:eastAsia="黑体" w:hAnsi="黑体"/>
          <w:sz w:val="28"/>
          <w:szCs w:val="28"/>
        </w:rPr>
        <w:t>级标题</w:t>
      </w:r>
      <w:r w:rsidRPr="003C042A">
        <w:rPr>
          <w:rFonts w:ascii="宋体" w:hAnsi="宋体" w:hint="eastAsia"/>
          <w:sz w:val="24"/>
        </w:rPr>
        <w:t>（黑体</w:t>
      </w:r>
      <w:r w:rsidRPr="003C042A">
        <w:rPr>
          <w:rFonts w:ascii="宋体" w:hAnsi="宋体"/>
          <w:sz w:val="24"/>
        </w:rPr>
        <w:t>四号</w:t>
      </w:r>
      <w:r w:rsidR="003A6EC8">
        <w:rPr>
          <w:rFonts w:ascii="宋体" w:hAnsi="宋体" w:hint="eastAsia"/>
          <w:sz w:val="24"/>
        </w:rPr>
        <w:t>，</w:t>
      </w:r>
      <w:r w:rsidR="003A6EC8" w:rsidRPr="003C042A">
        <w:rPr>
          <w:rFonts w:ascii="宋体" w:hAnsi="宋体"/>
          <w:sz w:val="24"/>
        </w:rPr>
        <w:t>顶格书写</w:t>
      </w:r>
      <w:r w:rsidRPr="003C042A">
        <w:rPr>
          <w:rFonts w:ascii="宋体" w:hAnsi="宋体"/>
          <w:sz w:val="24"/>
        </w:rPr>
        <w:t>）</w:t>
      </w:r>
    </w:p>
    <w:p w14:paraId="1F9476D8" w14:textId="77777777" w:rsidR="0018481B" w:rsidRPr="00157C84" w:rsidRDefault="0018481B" w:rsidP="00FF2BF1">
      <w:pPr>
        <w:snapToGrid w:val="0"/>
        <w:ind w:firstLineChars="200" w:firstLine="480"/>
      </w:pPr>
      <w:r w:rsidRPr="002C1967">
        <w:rPr>
          <w:rFonts w:ascii="宋体" w:hAnsi="宋体"/>
          <w:sz w:val="24"/>
        </w:rPr>
        <w:t xml:space="preserve">1.1.1 </w:t>
      </w:r>
      <w:r w:rsidRPr="002C1967">
        <w:rPr>
          <w:rFonts w:ascii="宋体" w:hAnsi="宋体" w:hint="eastAsia"/>
          <w:sz w:val="24"/>
        </w:rPr>
        <w:t>三</w:t>
      </w:r>
      <w:r w:rsidRPr="002C1967">
        <w:rPr>
          <w:rFonts w:ascii="宋体" w:hAnsi="宋体"/>
          <w:sz w:val="24"/>
        </w:rPr>
        <w:t>级标题</w:t>
      </w:r>
      <w:r w:rsidRPr="003C042A">
        <w:rPr>
          <w:rFonts w:ascii="宋体" w:hAnsi="宋体"/>
          <w:sz w:val="24"/>
        </w:rPr>
        <w:t>（</w:t>
      </w:r>
      <w:r w:rsidRPr="003C042A">
        <w:rPr>
          <w:rFonts w:ascii="宋体" w:hAnsi="宋体" w:hint="eastAsia"/>
          <w:sz w:val="24"/>
        </w:rPr>
        <w:t>宋体</w:t>
      </w:r>
      <w:r w:rsidRPr="003C042A">
        <w:rPr>
          <w:rFonts w:ascii="宋体" w:hAnsi="宋体"/>
          <w:sz w:val="24"/>
        </w:rPr>
        <w:t>小</w:t>
      </w:r>
      <w:r w:rsidRPr="003C042A">
        <w:rPr>
          <w:rFonts w:ascii="宋体" w:hAnsi="宋体" w:hint="eastAsia"/>
          <w:sz w:val="24"/>
        </w:rPr>
        <w:t>四</w:t>
      </w:r>
      <w:r w:rsidR="003A6EC8">
        <w:rPr>
          <w:rFonts w:ascii="宋体" w:hAnsi="宋体" w:hint="eastAsia"/>
          <w:sz w:val="24"/>
        </w:rPr>
        <w:t>，</w:t>
      </w:r>
      <w:r w:rsidR="003A6EC8" w:rsidRPr="003C042A">
        <w:rPr>
          <w:rFonts w:ascii="宋体" w:hAnsi="宋体"/>
          <w:sz w:val="24"/>
        </w:rPr>
        <w:t>顶格书写</w:t>
      </w:r>
      <w:r w:rsidRPr="003C042A">
        <w:rPr>
          <w:rFonts w:ascii="宋体" w:hAnsi="宋体"/>
          <w:sz w:val="24"/>
        </w:rPr>
        <w:t>）</w:t>
      </w:r>
    </w:p>
    <w:p w14:paraId="1D9FF63E" w14:textId="77777777" w:rsidR="0018481B" w:rsidRDefault="0018481B" w:rsidP="00FF2BF1">
      <w:pPr>
        <w:snapToGrid w:val="0"/>
        <w:ind w:firstLineChars="200" w:firstLine="480"/>
      </w:pPr>
      <w:r w:rsidRPr="002C1967">
        <w:rPr>
          <w:rFonts w:ascii="宋体" w:hAnsi="宋体"/>
          <w:sz w:val="24"/>
        </w:rPr>
        <w:t xml:space="preserve">1.1.1.1 </w:t>
      </w:r>
      <w:r w:rsidRPr="002C1967">
        <w:rPr>
          <w:rFonts w:ascii="宋体" w:hAnsi="宋体" w:hint="eastAsia"/>
          <w:sz w:val="24"/>
        </w:rPr>
        <w:t>四</w:t>
      </w:r>
      <w:r w:rsidRPr="002C1967">
        <w:rPr>
          <w:rFonts w:ascii="宋体" w:hAnsi="宋体"/>
          <w:sz w:val="24"/>
        </w:rPr>
        <w:t>级标题</w:t>
      </w:r>
      <w:r w:rsidRPr="003C042A">
        <w:rPr>
          <w:rFonts w:ascii="宋体" w:hAnsi="宋体" w:hint="eastAsia"/>
          <w:sz w:val="24"/>
        </w:rPr>
        <w:t>（宋体</w:t>
      </w:r>
      <w:r w:rsidRPr="003C042A">
        <w:rPr>
          <w:rFonts w:ascii="宋体" w:hAnsi="宋体"/>
          <w:sz w:val="24"/>
        </w:rPr>
        <w:t>小四</w:t>
      </w:r>
      <w:r w:rsidR="003A6EC8">
        <w:rPr>
          <w:rFonts w:ascii="宋体" w:hAnsi="宋体" w:hint="eastAsia"/>
          <w:sz w:val="24"/>
        </w:rPr>
        <w:t>，</w:t>
      </w:r>
      <w:r w:rsidR="003A6EC8" w:rsidRPr="003C042A">
        <w:rPr>
          <w:rFonts w:ascii="宋体" w:hAnsi="宋体"/>
          <w:sz w:val="24"/>
        </w:rPr>
        <w:t>顶格书写</w:t>
      </w:r>
      <w:r w:rsidRPr="003C042A">
        <w:rPr>
          <w:rFonts w:ascii="宋体" w:hAnsi="宋体"/>
          <w:sz w:val="24"/>
        </w:rPr>
        <w:t>）</w:t>
      </w:r>
    </w:p>
    <w:p w14:paraId="1CB65DBA" w14:textId="77777777" w:rsidR="001A660D" w:rsidRPr="003C042A" w:rsidRDefault="001A660D" w:rsidP="00FF2BF1">
      <w:pPr>
        <w:snapToGrid w:val="0"/>
        <w:rPr>
          <w:rFonts w:ascii="宋体" w:hAnsi="宋体"/>
          <w:sz w:val="24"/>
        </w:rPr>
      </w:pPr>
    </w:p>
    <w:p w14:paraId="1B365AB3" w14:textId="77777777" w:rsidR="001A660D" w:rsidRPr="003C042A" w:rsidRDefault="002C1967" w:rsidP="00FF2BF1">
      <w:pPr>
        <w:snapToGrid w:val="0"/>
        <w:ind w:firstLineChars="200" w:firstLine="480"/>
        <w:rPr>
          <w:rFonts w:ascii="宋体" w:hAnsi="宋体"/>
          <w:sz w:val="24"/>
        </w:rPr>
      </w:pPr>
      <w:r w:rsidRPr="00F36807">
        <w:rPr>
          <w:rFonts w:ascii="宋体" w:hAnsi="宋体" w:hint="eastAsia"/>
          <w:sz w:val="24"/>
          <w:highlight w:val="yellow"/>
        </w:rPr>
        <w:t>第二套</w:t>
      </w:r>
      <w:r w:rsidRPr="00F36807">
        <w:rPr>
          <w:rFonts w:ascii="宋体" w:hAnsi="宋体"/>
          <w:sz w:val="24"/>
          <w:highlight w:val="yellow"/>
        </w:rPr>
        <w:t>标号系统</w:t>
      </w:r>
      <w:r w:rsidR="00B27669">
        <w:rPr>
          <w:rFonts w:ascii="宋体" w:hAnsi="宋体" w:hint="eastAsia"/>
          <w:sz w:val="24"/>
          <w:highlight w:val="yellow"/>
        </w:rPr>
        <w:t>（经管文法类适用）</w:t>
      </w:r>
      <w:r w:rsidRPr="00F36807">
        <w:rPr>
          <w:rFonts w:ascii="宋体" w:hAnsi="宋体"/>
          <w:sz w:val="24"/>
          <w:highlight w:val="yellow"/>
        </w:rPr>
        <w:t>：</w:t>
      </w:r>
    </w:p>
    <w:p w14:paraId="0F424C5D" w14:textId="77777777" w:rsidR="002C1967" w:rsidRPr="003C042A" w:rsidRDefault="002C1967" w:rsidP="00FF2BF1">
      <w:pPr>
        <w:snapToGrid w:val="0"/>
        <w:ind w:firstLineChars="200" w:firstLine="640"/>
        <w:rPr>
          <w:rFonts w:ascii="宋体" w:hAnsi="宋体"/>
          <w:sz w:val="24"/>
        </w:rPr>
      </w:pPr>
      <w:r w:rsidRPr="00157C84">
        <w:rPr>
          <w:rFonts w:ascii="黑体" w:eastAsia="黑体" w:hAnsi="黑体" w:hint="eastAsia"/>
          <w:sz w:val="32"/>
          <w:szCs w:val="32"/>
        </w:rPr>
        <w:t>一</w:t>
      </w:r>
      <w:r w:rsidRPr="00157C84">
        <w:rPr>
          <w:rFonts w:ascii="黑体" w:eastAsia="黑体" w:hAnsi="黑体"/>
          <w:sz w:val="32"/>
          <w:szCs w:val="32"/>
        </w:rPr>
        <w:t>、</w:t>
      </w:r>
      <w:r w:rsidRPr="00157C84">
        <w:rPr>
          <w:rFonts w:ascii="黑体" w:eastAsia="黑体" w:hAnsi="黑体" w:hint="eastAsia"/>
          <w:sz w:val="32"/>
          <w:szCs w:val="32"/>
        </w:rPr>
        <w:t>一级</w:t>
      </w:r>
      <w:r w:rsidRPr="00157C84">
        <w:rPr>
          <w:rFonts w:ascii="黑体" w:eastAsia="黑体" w:hAnsi="黑体"/>
          <w:sz w:val="32"/>
          <w:szCs w:val="32"/>
        </w:rPr>
        <w:t>标题</w:t>
      </w:r>
      <w:r w:rsidRPr="003C042A">
        <w:rPr>
          <w:rFonts w:ascii="宋体" w:hAnsi="宋体" w:hint="eastAsia"/>
          <w:sz w:val="24"/>
        </w:rPr>
        <w:t>（黑体三</w:t>
      </w:r>
      <w:r w:rsidRPr="003C042A">
        <w:rPr>
          <w:rFonts w:ascii="宋体" w:hAnsi="宋体"/>
          <w:sz w:val="24"/>
        </w:rPr>
        <w:t>号，</w:t>
      </w:r>
      <w:bookmarkStart w:id="4" w:name="_Hlk179900307"/>
      <w:r w:rsidRPr="003C042A">
        <w:rPr>
          <w:rFonts w:ascii="宋体" w:hAnsi="宋体"/>
          <w:sz w:val="24"/>
        </w:rPr>
        <w:t>顶格书写</w:t>
      </w:r>
      <w:bookmarkEnd w:id="4"/>
      <w:r w:rsidRPr="003C042A">
        <w:rPr>
          <w:rFonts w:ascii="宋体" w:hAnsi="宋体"/>
          <w:sz w:val="24"/>
        </w:rPr>
        <w:t>）</w:t>
      </w:r>
    </w:p>
    <w:p w14:paraId="7D783C43" w14:textId="77777777" w:rsidR="002C1967" w:rsidRPr="00157C84" w:rsidRDefault="002C1967" w:rsidP="00FF2BF1">
      <w:pPr>
        <w:snapToGrid w:val="0"/>
        <w:ind w:firstLineChars="100" w:firstLine="280"/>
      </w:pPr>
      <w:r w:rsidRPr="00157C84">
        <w:rPr>
          <w:rFonts w:ascii="黑体" w:eastAsia="黑体" w:hAnsi="黑体" w:hint="eastAsia"/>
          <w:sz w:val="28"/>
          <w:szCs w:val="28"/>
        </w:rPr>
        <w:t>（一）二</w:t>
      </w:r>
      <w:r w:rsidRPr="00157C84">
        <w:rPr>
          <w:rFonts w:ascii="黑体" w:eastAsia="黑体" w:hAnsi="黑体"/>
          <w:sz w:val="28"/>
          <w:szCs w:val="28"/>
        </w:rPr>
        <w:t>级标题</w:t>
      </w:r>
      <w:r w:rsidRPr="003C042A">
        <w:rPr>
          <w:rFonts w:ascii="宋体" w:hAnsi="宋体" w:hint="eastAsia"/>
          <w:sz w:val="24"/>
        </w:rPr>
        <w:t>（黑体</w:t>
      </w:r>
      <w:r w:rsidRPr="003C042A">
        <w:rPr>
          <w:rFonts w:ascii="宋体" w:hAnsi="宋体"/>
          <w:sz w:val="24"/>
        </w:rPr>
        <w:t>四号，</w:t>
      </w:r>
      <w:r w:rsidR="003E73CB" w:rsidRPr="003C042A">
        <w:rPr>
          <w:rFonts w:ascii="宋体" w:hAnsi="宋体"/>
          <w:sz w:val="24"/>
        </w:rPr>
        <w:t>顶格书写</w:t>
      </w:r>
      <w:r w:rsidRPr="003C042A">
        <w:rPr>
          <w:rFonts w:ascii="宋体" w:hAnsi="宋体"/>
          <w:sz w:val="24"/>
        </w:rPr>
        <w:t>）</w:t>
      </w:r>
    </w:p>
    <w:p w14:paraId="08ACC430" w14:textId="77777777" w:rsidR="002C1967" w:rsidRPr="003C042A" w:rsidRDefault="002C1967" w:rsidP="00FF2BF1">
      <w:pPr>
        <w:snapToGrid w:val="0"/>
        <w:ind w:firstLineChars="177" w:firstLine="425"/>
        <w:rPr>
          <w:rFonts w:ascii="宋体" w:hAnsi="宋体"/>
          <w:sz w:val="24"/>
        </w:rPr>
      </w:pPr>
      <w:r w:rsidRPr="00714E2D">
        <w:rPr>
          <w:rFonts w:ascii="宋体" w:hAnsi="宋体"/>
          <w:sz w:val="24"/>
        </w:rPr>
        <w:t xml:space="preserve">1. </w:t>
      </w:r>
      <w:r w:rsidRPr="00714E2D">
        <w:rPr>
          <w:rFonts w:ascii="宋体" w:hAnsi="宋体" w:hint="eastAsia"/>
          <w:sz w:val="24"/>
        </w:rPr>
        <w:t>三</w:t>
      </w:r>
      <w:r w:rsidRPr="00714E2D">
        <w:rPr>
          <w:rFonts w:ascii="宋体" w:hAnsi="宋体"/>
          <w:sz w:val="24"/>
        </w:rPr>
        <w:t>级标题</w:t>
      </w:r>
      <w:r w:rsidRPr="003C042A">
        <w:rPr>
          <w:rFonts w:ascii="宋体" w:hAnsi="宋体" w:hint="eastAsia"/>
          <w:sz w:val="24"/>
        </w:rPr>
        <w:t>（宋体</w:t>
      </w:r>
      <w:r w:rsidRPr="003C042A">
        <w:rPr>
          <w:rFonts w:ascii="宋体" w:hAnsi="宋体"/>
          <w:sz w:val="24"/>
        </w:rPr>
        <w:t>小</w:t>
      </w:r>
      <w:r w:rsidRPr="003C042A">
        <w:rPr>
          <w:rFonts w:ascii="宋体" w:hAnsi="宋体" w:hint="eastAsia"/>
          <w:sz w:val="24"/>
        </w:rPr>
        <w:t>四</w:t>
      </w:r>
      <w:r w:rsidRPr="003C042A">
        <w:rPr>
          <w:rFonts w:ascii="宋体" w:hAnsi="宋体"/>
          <w:sz w:val="24"/>
        </w:rPr>
        <w:t>，</w:t>
      </w:r>
      <w:r w:rsidR="003E73CB" w:rsidRPr="003C042A">
        <w:rPr>
          <w:rFonts w:ascii="宋体" w:hAnsi="宋体"/>
          <w:sz w:val="24"/>
        </w:rPr>
        <w:t>顶格书写</w:t>
      </w:r>
      <w:r w:rsidR="001B5632" w:rsidRPr="003C042A">
        <w:rPr>
          <w:rFonts w:ascii="宋体" w:hAnsi="宋体" w:hint="eastAsia"/>
          <w:sz w:val="24"/>
        </w:rPr>
        <w:t>，序号后有圆点，与文字中间空一格。序号也是宋体。</w:t>
      </w:r>
      <w:r w:rsidRPr="003C042A">
        <w:rPr>
          <w:rFonts w:ascii="宋体" w:hAnsi="宋体" w:hint="eastAsia"/>
          <w:sz w:val="24"/>
        </w:rPr>
        <w:t>）</w:t>
      </w:r>
    </w:p>
    <w:p w14:paraId="66EF2400" w14:textId="77777777" w:rsidR="002C1967" w:rsidRPr="00157C84" w:rsidRDefault="002C1967" w:rsidP="00FF2BF1">
      <w:pPr>
        <w:snapToGrid w:val="0"/>
        <w:ind w:firstLine="480"/>
      </w:pPr>
      <w:r w:rsidRPr="00714E2D">
        <w:rPr>
          <w:rFonts w:ascii="宋体" w:hAnsi="宋体" w:hint="eastAsia"/>
          <w:sz w:val="24"/>
        </w:rPr>
        <w:t>（</w:t>
      </w:r>
      <w:r w:rsidRPr="00714E2D">
        <w:rPr>
          <w:rFonts w:ascii="宋体" w:hAnsi="宋体"/>
          <w:sz w:val="24"/>
        </w:rPr>
        <w:t>1）</w:t>
      </w:r>
      <w:r w:rsidRPr="00714E2D">
        <w:rPr>
          <w:rFonts w:ascii="宋体" w:hAnsi="宋体" w:hint="eastAsia"/>
          <w:sz w:val="24"/>
        </w:rPr>
        <w:t>四</w:t>
      </w:r>
      <w:r w:rsidRPr="00714E2D">
        <w:rPr>
          <w:rFonts w:ascii="宋体" w:hAnsi="宋体"/>
          <w:sz w:val="24"/>
        </w:rPr>
        <w:t>级标题</w:t>
      </w:r>
      <w:r w:rsidRPr="003C042A">
        <w:rPr>
          <w:rFonts w:ascii="宋体" w:hAnsi="宋体" w:hint="eastAsia"/>
          <w:sz w:val="24"/>
        </w:rPr>
        <w:t>（宋体</w:t>
      </w:r>
      <w:r w:rsidRPr="003C042A">
        <w:rPr>
          <w:rFonts w:ascii="宋体" w:hAnsi="宋体"/>
          <w:sz w:val="24"/>
        </w:rPr>
        <w:t>小</w:t>
      </w:r>
      <w:r w:rsidRPr="003C042A">
        <w:rPr>
          <w:rFonts w:ascii="宋体" w:hAnsi="宋体" w:hint="eastAsia"/>
          <w:sz w:val="24"/>
        </w:rPr>
        <w:t>四</w:t>
      </w:r>
      <w:r w:rsidRPr="003C042A">
        <w:rPr>
          <w:rFonts w:ascii="宋体" w:hAnsi="宋体"/>
          <w:sz w:val="24"/>
        </w:rPr>
        <w:t>，</w:t>
      </w:r>
      <w:r w:rsidR="003E73CB" w:rsidRPr="003C042A">
        <w:rPr>
          <w:rFonts w:ascii="宋体" w:hAnsi="宋体"/>
          <w:sz w:val="24"/>
        </w:rPr>
        <w:t>顶格书写</w:t>
      </w:r>
      <w:r w:rsidRPr="003C042A">
        <w:rPr>
          <w:rFonts w:ascii="宋体" w:hAnsi="宋体" w:hint="eastAsia"/>
          <w:sz w:val="24"/>
        </w:rPr>
        <w:t>）</w:t>
      </w:r>
    </w:p>
    <w:p w14:paraId="7F450789" w14:textId="77777777" w:rsidR="00875586" w:rsidRPr="003C042A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lastRenderedPageBreak/>
        <w:t>7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结论</w:t>
      </w:r>
    </w:p>
    <w:p w14:paraId="163F166C" w14:textId="77777777" w:rsidR="00875586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结论打印格式同前言。</w:t>
      </w:r>
    </w:p>
    <w:p w14:paraId="0D4BE642" w14:textId="77777777" w:rsidR="00245A4F" w:rsidRPr="00245A4F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8</w:t>
      </w:r>
      <w:r>
        <w:rPr>
          <w:rFonts w:ascii="宋体" w:hAnsi="宋体"/>
          <w:sz w:val="24"/>
        </w:rPr>
        <w:t>.</w:t>
      </w:r>
      <w:r w:rsidR="00245A4F" w:rsidRPr="00245A4F">
        <w:rPr>
          <w:rFonts w:ascii="宋体" w:hAnsi="宋体" w:hint="eastAsia"/>
          <w:sz w:val="24"/>
        </w:rPr>
        <w:t>引文标识</w:t>
      </w:r>
    </w:p>
    <w:p w14:paraId="33CD2E38" w14:textId="59C1BE10" w:rsidR="00245A4F" w:rsidRPr="00245A4F" w:rsidRDefault="00245A4F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245A4F">
        <w:rPr>
          <w:rFonts w:ascii="宋体" w:hAnsi="宋体" w:hint="eastAsia"/>
          <w:sz w:val="24"/>
        </w:rPr>
        <w:t>各级标题不得使用引文标示。引文标示应全文统一，采用方括号上标的形式置于所引内容最末句的右上角，引文编号用阿拉伯数字置于半角方括号中，用小</w:t>
      </w:r>
      <w:r w:rsidR="00886D3C">
        <w:rPr>
          <w:rFonts w:ascii="宋体" w:hAnsi="宋体" w:hint="eastAsia"/>
          <w:sz w:val="24"/>
        </w:rPr>
        <w:t>四</w:t>
      </w:r>
      <w:r w:rsidRPr="00245A4F">
        <w:rPr>
          <w:rFonts w:ascii="宋体" w:hAnsi="宋体" w:hint="eastAsia"/>
          <w:sz w:val="24"/>
        </w:rPr>
        <w:t>号字体，如：“……研究</w:t>
      </w:r>
      <w:r w:rsidRPr="00A72E6B">
        <w:rPr>
          <w:rFonts w:ascii="宋体" w:hAnsi="宋体" w:hint="eastAsia"/>
          <w:sz w:val="24"/>
          <w:vertAlign w:val="superscript"/>
        </w:rPr>
        <w:t>[1]</w:t>
      </w:r>
      <w:r w:rsidRPr="00245A4F">
        <w:rPr>
          <w:rFonts w:ascii="宋体" w:hAnsi="宋体" w:hint="eastAsia"/>
          <w:sz w:val="24"/>
        </w:rPr>
        <w:t>”。</w:t>
      </w:r>
    </w:p>
    <w:p w14:paraId="6172F5AE" w14:textId="77777777" w:rsidR="00245A4F" w:rsidRPr="00245A4F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9</w:t>
      </w:r>
      <w:r>
        <w:rPr>
          <w:rFonts w:ascii="宋体" w:hAnsi="宋体"/>
          <w:sz w:val="24"/>
        </w:rPr>
        <w:t>.</w:t>
      </w:r>
      <w:r w:rsidR="00245A4F" w:rsidRPr="00245A4F">
        <w:rPr>
          <w:rFonts w:ascii="宋体" w:hAnsi="宋体" w:hint="eastAsia"/>
          <w:sz w:val="24"/>
        </w:rPr>
        <w:t>标点符号</w:t>
      </w:r>
    </w:p>
    <w:p w14:paraId="1247FE2A" w14:textId="77777777" w:rsidR="00245A4F" w:rsidRPr="00245A4F" w:rsidRDefault="00245A4F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245A4F">
        <w:rPr>
          <w:rFonts w:ascii="宋体" w:hAnsi="宋体" w:hint="eastAsia"/>
          <w:sz w:val="24"/>
        </w:rPr>
        <w:t>毕业设计</w:t>
      </w:r>
      <w:r w:rsidR="00750FA9">
        <w:rPr>
          <w:rFonts w:ascii="宋体" w:hAnsi="宋体" w:hint="eastAsia"/>
          <w:sz w:val="24"/>
        </w:rPr>
        <w:t>说明书</w:t>
      </w:r>
      <w:r w:rsidRPr="00245A4F">
        <w:rPr>
          <w:rFonts w:ascii="宋体" w:hAnsi="宋体" w:hint="eastAsia"/>
          <w:sz w:val="24"/>
        </w:rPr>
        <w:t>（论文）中的标点符号应按新闻出版署公布的《标点符号用法》使用。</w:t>
      </w:r>
    </w:p>
    <w:p w14:paraId="6EEE3E96" w14:textId="77777777" w:rsidR="00245A4F" w:rsidRPr="00245A4F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0.</w:t>
      </w:r>
      <w:r w:rsidR="00245A4F" w:rsidRPr="00245A4F">
        <w:rPr>
          <w:rFonts w:ascii="宋体" w:hAnsi="宋体" w:hint="eastAsia"/>
          <w:sz w:val="24"/>
        </w:rPr>
        <w:t>名词、名称</w:t>
      </w:r>
    </w:p>
    <w:p w14:paraId="44E3FC93" w14:textId="77777777" w:rsidR="00245A4F" w:rsidRPr="00245A4F" w:rsidRDefault="00245A4F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245A4F">
        <w:rPr>
          <w:rFonts w:ascii="宋体" w:hAnsi="宋体" w:hint="eastAsia"/>
          <w:sz w:val="24"/>
        </w:rPr>
        <w:t>科学技术名词术语尽量采用规范词或国家标准中规定的名称，尚未统一规定或叫法有争议的名称术语，可采用惯用的名称。使用外文缩写代替某一名词术语时，首次出现时应在括号内注明其含义。外国人名一般采用英文原名，按名前姓后的原则书写。一般很熟知的外国人名可按通常译名。</w:t>
      </w:r>
    </w:p>
    <w:p w14:paraId="795D6572" w14:textId="77777777" w:rsidR="00245A4F" w:rsidRPr="00245A4F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1.</w:t>
      </w:r>
      <w:r w:rsidR="00245A4F" w:rsidRPr="00245A4F">
        <w:rPr>
          <w:rFonts w:ascii="宋体" w:hAnsi="宋体" w:hint="eastAsia"/>
          <w:sz w:val="24"/>
        </w:rPr>
        <w:t>量和单位</w:t>
      </w:r>
    </w:p>
    <w:p w14:paraId="0F09C2A6" w14:textId="77777777" w:rsidR="00245A4F" w:rsidRPr="00245A4F" w:rsidRDefault="00245A4F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245A4F">
        <w:rPr>
          <w:rFonts w:ascii="宋体" w:hAnsi="宋体" w:hint="eastAsia"/>
          <w:sz w:val="24"/>
        </w:rPr>
        <w:t>量和单位必须采用中华人民共和国的国家标准。非物理量的单位，可用汉字与符号构成组合形式的单位。例如件/台、元/km。</w:t>
      </w:r>
    </w:p>
    <w:p w14:paraId="047D1414" w14:textId="77777777" w:rsidR="00245A4F" w:rsidRPr="00245A4F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2.</w:t>
      </w:r>
      <w:r w:rsidR="00245A4F" w:rsidRPr="00245A4F">
        <w:rPr>
          <w:rFonts w:ascii="宋体" w:hAnsi="宋体" w:hint="eastAsia"/>
          <w:sz w:val="24"/>
        </w:rPr>
        <w:t>数字</w:t>
      </w:r>
    </w:p>
    <w:p w14:paraId="4D77F877" w14:textId="77777777" w:rsidR="00245A4F" w:rsidRPr="00245A4F" w:rsidRDefault="00245A4F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245A4F">
        <w:rPr>
          <w:rFonts w:ascii="宋体" w:hAnsi="宋体" w:hint="eastAsia"/>
          <w:sz w:val="24"/>
        </w:rPr>
        <w:t>毕业设计（论文）中的测量统计数据一律用阿拉伯数字。但在叙述不很大的数目时，一般不用阿拉伯数字。大约的数字可以用中文数字，也可以用阿拉伯数字，如“约一百八十人”，也可写成“约180人”。</w:t>
      </w:r>
    </w:p>
    <w:p w14:paraId="0E83C5B9" w14:textId="77777777" w:rsidR="00245A4F" w:rsidRPr="00245A4F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3.</w:t>
      </w:r>
      <w:r w:rsidR="00245A4F" w:rsidRPr="00245A4F">
        <w:rPr>
          <w:rFonts w:ascii="宋体" w:hAnsi="宋体" w:hint="eastAsia"/>
          <w:sz w:val="24"/>
        </w:rPr>
        <w:t>公式</w:t>
      </w:r>
    </w:p>
    <w:p w14:paraId="70451189" w14:textId="77777777" w:rsidR="00245A4F" w:rsidRPr="00245A4F" w:rsidRDefault="00245A4F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245A4F">
        <w:rPr>
          <w:rFonts w:ascii="宋体" w:hAnsi="宋体" w:hint="eastAsia"/>
          <w:sz w:val="24"/>
        </w:rPr>
        <w:t>公式应另起一行居中，统一用公式编辑器编辑。公式与编号之间不加虚线。公式较长时应在“＝”前转行或在“＋、－、×、÷”运算符号处转行，公式的编号用圆括号</w:t>
      </w:r>
      <w:proofErr w:type="gramStart"/>
      <w:r w:rsidRPr="00245A4F">
        <w:rPr>
          <w:rFonts w:ascii="宋体" w:hAnsi="宋体" w:hint="eastAsia"/>
          <w:sz w:val="24"/>
        </w:rPr>
        <w:t>括</w:t>
      </w:r>
      <w:proofErr w:type="gramEnd"/>
      <w:r w:rsidRPr="00245A4F">
        <w:rPr>
          <w:rFonts w:ascii="宋体" w:hAnsi="宋体" w:hint="eastAsia"/>
          <w:sz w:val="24"/>
        </w:rPr>
        <w:t>起来放在公式右边行末。公式序号按章编排，如第3章第2个公式序号为“（3.2）”。</w:t>
      </w:r>
    </w:p>
    <w:p w14:paraId="24BEB1FA" w14:textId="77777777" w:rsidR="00245A4F" w:rsidRPr="00245A4F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4.</w:t>
      </w:r>
      <w:r w:rsidR="00245A4F" w:rsidRPr="00245A4F">
        <w:rPr>
          <w:rFonts w:ascii="宋体" w:hAnsi="宋体" w:hint="eastAsia"/>
          <w:sz w:val="24"/>
        </w:rPr>
        <w:t>表格</w:t>
      </w:r>
    </w:p>
    <w:p w14:paraId="42BE8B61" w14:textId="341A9976" w:rsidR="002D7EAC" w:rsidRPr="003C042A" w:rsidRDefault="002D7EAC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论文中</w:t>
      </w:r>
      <w:r w:rsidRPr="003C042A">
        <w:rPr>
          <w:rFonts w:ascii="宋体" w:hAnsi="宋体"/>
          <w:sz w:val="24"/>
        </w:rPr>
        <w:t>表格统一使用三线表，</w:t>
      </w:r>
      <w:r w:rsidRPr="003C042A">
        <w:rPr>
          <w:rFonts w:ascii="宋体" w:hAnsi="宋体" w:hint="eastAsia"/>
          <w:sz w:val="24"/>
        </w:rPr>
        <w:t>每个表格应有自己</w:t>
      </w:r>
      <w:proofErr w:type="gramStart"/>
      <w:r w:rsidRPr="003C042A">
        <w:rPr>
          <w:rFonts w:ascii="宋体" w:hAnsi="宋体" w:hint="eastAsia"/>
          <w:sz w:val="24"/>
        </w:rPr>
        <w:t>的表序和</w:t>
      </w:r>
      <w:proofErr w:type="gramEnd"/>
      <w:r w:rsidRPr="003C042A">
        <w:rPr>
          <w:rFonts w:ascii="宋体" w:hAnsi="宋体" w:hint="eastAsia"/>
          <w:sz w:val="24"/>
        </w:rPr>
        <w:t>表名，</w:t>
      </w:r>
      <w:proofErr w:type="gramStart"/>
      <w:r w:rsidRPr="003C042A">
        <w:rPr>
          <w:rFonts w:ascii="宋体" w:hAnsi="宋体" w:hint="eastAsia"/>
          <w:sz w:val="24"/>
        </w:rPr>
        <w:t>表序和</w:t>
      </w:r>
      <w:proofErr w:type="gramEnd"/>
      <w:r w:rsidRPr="003C042A">
        <w:rPr>
          <w:rFonts w:ascii="宋体" w:hAnsi="宋体" w:hint="eastAsia"/>
          <w:sz w:val="24"/>
        </w:rPr>
        <w:t>表名置于表格上方中间位置，</w:t>
      </w:r>
      <w:proofErr w:type="gramStart"/>
      <w:r w:rsidRPr="003C042A">
        <w:rPr>
          <w:rFonts w:ascii="宋体" w:hAnsi="宋体" w:hint="eastAsia"/>
          <w:sz w:val="24"/>
        </w:rPr>
        <w:t>表序后</w:t>
      </w:r>
      <w:proofErr w:type="gramEnd"/>
      <w:r w:rsidRPr="003C042A">
        <w:rPr>
          <w:rFonts w:ascii="宋体" w:hAnsi="宋体" w:hint="eastAsia"/>
          <w:sz w:val="24"/>
        </w:rPr>
        <w:t>空一格书写表名。表格按章顺序编号，如表</w:t>
      </w:r>
      <w:r w:rsidRPr="003C042A">
        <w:rPr>
          <w:rFonts w:ascii="宋体" w:hAnsi="宋体"/>
          <w:sz w:val="24"/>
        </w:rPr>
        <w:t>5</w:t>
      </w:r>
      <w:r w:rsidR="00886D3C" w:rsidRPr="003C042A">
        <w:rPr>
          <w:rFonts w:ascii="宋体" w:hAnsi="宋体" w:hint="eastAsia"/>
          <w:sz w:val="24"/>
        </w:rPr>
        <w:t>－</w:t>
      </w:r>
      <w:r w:rsidRPr="003C042A">
        <w:rPr>
          <w:rFonts w:ascii="宋体" w:hAnsi="宋体"/>
          <w:sz w:val="24"/>
        </w:rPr>
        <w:t>4</w:t>
      </w:r>
      <w:r w:rsidRPr="003C042A">
        <w:rPr>
          <w:rFonts w:ascii="宋体" w:hAnsi="宋体" w:hint="eastAsia"/>
          <w:sz w:val="24"/>
        </w:rPr>
        <w:t>为第五章第四表。表应有标题，采用中文五号楷体，表内必须按规定的符号标注单位，表内汉字用五号宋体。</w:t>
      </w:r>
    </w:p>
    <w:p w14:paraId="22F5CDA0" w14:textId="77777777" w:rsidR="00245A4F" w:rsidRPr="00245A4F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5.</w:t>
      </w:r>
      <w:r w:rsidR="00245A4F" w:rsidRPr="00245A4F">
        <w:rPr>
          <w:rFonts w:ascii="宋体" w:hAnsi="宋体" w:hint="eastAsia"/>
          <w:sz w:val="24"/>
        </w:rPr>
        <w:t>图</w:t>
      </w:r>
    </w:p>
    <w:p w14:paraId="4ADE2E3E" w14:textId="77777777" w:rsidR="0054111A" w:rsidRPr="003C042A" w:rsidRDefault="0054111A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图中参数符号采用英文或希腊字母标注，五号字体。</w:t>
      </w:r>
      <w:proofErr w:type="gramStart"/>
      <w:r w:rsidRPr="003C042A">
        <w:rPr>
          <w:rFonts w:ascii="宋体" w:hAnsi="宋体" w:hint="eastAsia"/>
          <w:sz w:val="24"/>
        </w:rPr>
        <w:t>图题采用</w:t>
      </w:r>
      <w:proofErr w:type="gramEnd"/>
      <w:r w:rsidRPr="003C042A">
        <w:rPr>
          <w:rFonts w:ascii="宋体" w:hAnsi="宋体" w:hint="eastAsia"/>
          <w:sz w:val="24"/>
        </w:rPr>
        <w:t>中文，字体为五号楷体。引用图应在</w:t>
      </w:r>
      <w:proofErr w:type="gramStart"/>
      <w:r w:rsidRPr="003C042A">
        <w:rPr>
          <w:rFonts w:ascii="宋体" w:hAnsi="宋体" w:hint="eastAsia"/>
          <w:sz w:val="24"/>
        </w:rPr>
        <w:t>图题右</w:t>
      </w:r>
      <w:proofErr w:type="gramEnd"/>
      <w:r w:rsidRPr="003C042A">
        <w:rPr>
          <w:rFonts w:ascii="宋体" w:hAnsi="宋体" w:hint="eastAsia"/>
          <w:sz w:val="24"/>
        </w:rPr>
        <w:t>上角标出文献来源。</w:t>
      </w:r>
    </w:p>
    <w:p w14:paraId="48A0E66D" w14:textId="77777777" w:rsidR="0054111A" w:rsidRPr="003C042A" w:rsidRDefault="0054111A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图表号按章顺序编号，如图</w:t>
      </w:r>
      <w:r w:rsidRPr="003C042A">
        <w:rPr>
          <w:rFonts w:ascii="宋体" w:hAnsi="宋体"/>
          <w:sz w:val="24"/>
        </w:rPr>
        <w:t>3</w:t>
      </w:r>
      <w:r w:rsidRPr="003C042A">
        <w:rPr>
          <w:rFonts w:ascii="宋体" w:hAnsi="宋体" w:hint="eastAsia"/>
          <w:sz w:val="24"/>
        </w:rPr>
        <w:t>－</w:t>
      </w:r>
      <w:r w:rsidRPr="003C042A">
        <w:rPr>
          <w:rFonts w:ascii="宋体" w:hAnsi="宋体"/>
          <w:sz w:val="24"/>
        </w:rPr>
        <w:t>2</w:t>
      </w:r>
      <w:r w:rsidRPr="003C042A">
        <w:rPr>
          <w:rFonts w:ascii="宋体" w:hAnsi="宋体" w:hint="eastAsia"/>
          <w:sz w:val="24"/>
        </w:rPr>
        <w:t>为第三章第二图。如果图中含有几个不同部分，应将分图号标注在分图的左上角，</w:t>
      </w:r>
      <w:r w:rsidRPr="00BE13AF">
        <w:rPr>
          <w:rFonts w:ascii="宋体" w:hAnsi="宋体"/>
          <w:sz w:val="24"/>
        </w:rPr>
        <w:t>用(a)，</w:t>
      </w:r>
      <w:r w:rsidRPr="00BE13AF">
        <w:rPr>
          <w:rFonts w:ascii="宋体" w:hAnsi="宋体" w:hint="eastAsia"/>
          <w:sz w:val="24"/>
        </w:rPr>
        <w:t>(</w:t>
      </w:r>
      <w:r w:rsidRPr="00BE13AF">
        <w:rPr>
          <w:rFonts w:ascii="宋体" w:hAnsi="宋体"/>
          <w:sz w:val="24"/>
        </w:rPr>
        <w:t>b</w:t>
      </w:r>
      <w:r w:rsidRPr="00BE13AF">
        <w:rPr>
          <w:rFonts w:ascii="宋体" w:hAnsi="宋体" w:hint="eastAsia"/>
          <w:sz w:val="24"/>
        </w:rPr>
        <w:t>)，(</w:t>
      </w:r>
      <w:r w:rsidRPr="00BE13AF">
        <w:rPr>
          <w:rFonts w:ascii="宋体" w:hAnsi="宋体"/>
          <w:sz w:val="24"/>
        </w:rPr>
        <w:t>c</w:t>
      </w:r>
      <w:r w:rsidRPr="00BE13AF">
        <w:rPr>
          <w:rFonts w:ascii="宋体" w:hAnsi="宋体" w:hint="eastAsia"/>
          <w:sz w:val="24"/>
        </w:rPr>
        <w:t>)</w:t>
      </w:r>
      <w:r w:rsidRPr="00BE13AF">
        <w:rPr>
          <w:rFonts w:ascii="宋体" w:hAnsi="宋体"/>
          <w:sz w:val="24"/>
        </w:rPr>
        <w:t>……，按顺序编排</w:t>
      </w:r>
      <w:r w:rsidRPr="00BE13AF">
        <w:rPr>
          <w:rFonts w:ascii="宋体" w:hAnsi="宋体" w:hint="eastAsia"/>
          <w:sz w:val="24"/>
        </w:rPr>
        <w:t>，</w:t>
      </w:r>
      <w:r w:rsidRPr="003C042A">
        <w:rPr>
          <w:rFonts w:ascii="宋体" w:hAnsi="宋体" w:hint="eastAsia"/>
          <w:sz w:val="24"/>
        </w:rPr>
        <w:t>并在图题下列出各部分内容。</w:t>
      </w:r>
    </w:p>
    <w:p w14:paraId="5FB4BEA2" w14:textId="77777777" w:rsidR="0054111A" w:rsidRDefault="0054111A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绘图必须工整、清晰、规范。其中机械零件图按机械制图规格要求；示意图应能清楚反映图示内容；照片应在右下角给出放大标尺。</w:t>
      </w:r>
    </w:p>
    <w:p w14:paraId="3402414B" w14:textId="77777777" w:rsidR="00966225" w:rsidRPr="00966225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 w:rsidR="00E906D2">
        <w:rPr>
          <w:rFonts w:ascii="宋体" w:hAnsi="宋体"/>
          <w:sz w:val="24"/>
        </w:rPr>
        <w:t>6</w:t>
      </w:r>
      <w:r w:rsidR="00966225" w:rsidRPr="00966225">
        <w:rPr>
          <w:rFonts w:ascii="宋体" w:hAnsi="宋体" w:hint="eastAsia"/>
          <w:sz w:val="24"/>
        </w:rPr>
        <w:t>.注释</w:t>
      </w:r>
    </w:p>
    <w:p w14:paraId="558F9810" w14:textId="77777777" w:rsidR="00966225" w:rsidRPr="00966225" w:rsidRDefault="00966225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966225">
        <w:rPr>
          <w:rFonts w:ascii="宋体" w:hAnsi="宋体" w:hint="eastAsia"/>
          <w:sz w:val="24"/>
        </w:rPr>
        <w:t>注释放置</w:t>
      </w:r>
      <w:r w:rsidRPr="00966225">
        <w:rPr>
          <w:rFonts w:ascii="宋体" w:hAnsi="宋体"/>
          <w:sz w:val="24"/>
        </w:rPr>
        <w:t>于</w:t>
      </w:r>
      <w:r w:rsidRPr="00966225">
        <w:rPr>
          <w:rFonts w:ascii="宋体" w:hAnsi="宋体" w:hint="eastAsia"/>
          <w:sz w:val="24"/>
        </w:rPr>
        <w:t>当</w:t>
      </w:r>
      <w:r w:rsidRPr="00966225">
        <w:rPr>
          <w:rFonts w:ascii="宋体" w:hAnsi="宋体"/>
          <w:sz w:val="24"/>
        </w:rPr>
        <w:t>前页下</w:t>
      </w:r>
      <w:r w:rsidRPr="00966225">
        <w:rPr>
          <w:rFonts w:ascii="宋体" w:hAnsi="宋体" w:hint="eastAsia"/>
          <w:sz w:val="24"/>
        </w:rPr>
        <w:t>，正文中的注释序号以“①、②、③”等数字形式标示在被注释词条的右上角，页脚注释条目的序号形式与正文中被注释词条保持一致，每</w:t>
      </w:r>
      <w:r w:rsidRPr="00966225">
        <w:rPr>
          <w:rFonts w:ascii="宋体" w:hAnsi="宋体"/>
          <w:sz w:val="24"/>
        </w:rPr>
        <w:t>页单独排序，</w:t>
      </w:r>
      <w:r w:rsidRPr="00966225">
        <w:rPr>
          <w:rFonts w:ascii="宋体" w:hAnsi="宋体" w:hint="eastAsia"/>
          <w:sz w:val="24"/>
        </w:rPr>
        <w:t>宋体五</w:t>
      </w:r>
      <w:r w:rsidRPr="00966225">
        <w:rPr>
          <w:rFonts w:ascii="宋体" w:hAnsi="宋体"/>
          <w:sz w:val="24"/>
        </w:rPr>
        <w:t>号字排版。</w:t>
      </w:r>
    </w:p>
    <w:p w14:paraId="00C97209" w14:textId="77777777" w:rsidR="00875586" w:rsidRPr="003C042A" w:rsidDel="00250798" w:rsidRDefault="00DA37E5" w:rsidP="00FF2BF1">
      <w:pPr>
        <w:pStyle w:val="a9"/>
        <w:snapToGrid w:val="0"/>
        <w:ind w:firstLine="480"/>
        <w:rPr>
          <w:del w:id="5" w:author="Admin" w:date="2024-11-29T09:00:00Z"/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1</w:t>
      </w:r>
      <w:r w:rsidR="00E906D2">
        <w:rPr>
          <w:rFonts w:ascii="宋体" w:hAnsi="宋体"/>
          <w:sz w:val="24"/>
        </w:rPr>
        <w:t>7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参考文献</w:t>
      </w:r>
    </w:p>
    <w:p w14:paraId="3AFF416A" w14:textId="11DF0945" w:rsidR="00250798" w:rsidRPr="00250798" w:rsidRDefault="00CF6201" w:rsidP="00250798">
      <w:pPr>
        <w:pStyle w:val="a9"/>
        <w:snapToGrid w:val="0"/>
        <w:ind w:firstLine="480"/>
        <w:rPr>
          <w:rFonts w:ascii="宋体" w:hAnsi="宋体"/>
          <w:sz w:val="24"/>
        </w:rPr>
      </w:pPr>
      <w:r w:rsidRPr="00250798">
        <w:rPr>
          <w:rFonts w:ascii="宋体" w:hAnsi="宋体" w:hint="eastAsia"/>
          <w:sz w:val="24"/>
        </w:rPr>
        <w:t>（1）</w:t>
      </w:r>
      <w:r w:rsidR="00875586" w:rsidRPr="00250798">
        <w:rPr>
          <w:rFonts w:ascii="宋体" w:hAnsi="宋体" w:hint="eastAsia"/>
          <w:sz w:val="24"/>
        </w:rPr>
        <w:t>“参考文献”四个字以三号黑体居中打印，下空一行按顺序列出参考文献的内容（用小四号宋体），每条参考文献的编号单独对齐，具体内容按行左对齐。</w:t>
      </w:r>
      <w:r w:rsidR="003C5695" w:rsidRPr="00250798">
        <w:rPr>
          <w:rFonts w:ascii="宋体" w:hAnsi="宋体" w:hint="eastAsia"/>
          <w:sz w:val="24"/>
        </w:rPr>
        <w:t>序号为[1]样式，</w:t>
      </w:r>
      <w:r w:rsidR="00250798" w:rsidRPr="00250798">
        <w:rPr>
          <w:rFonts w:ascii="宋体" w:hAnsi="宋体" w:hint="eastAsia"/>
          <w:sz w:val="24"/>
        </w:rPr>
        <w:t>与文字之间调整列表缩进0</w:t>
      </w:r>
      <w:r w:rsidR="00250798" w:rsidRPr="00250798">
        <w:rPr>
          <w:rFonts w:ascii="宋体" w:hAnsi="宋体"/>
          <w:sz w:val="24"/>
        </w:rPr>
        <w:t>.2</w:t>
      </w:r>
      <w:r w:rsidR="00250798" w:rsidRPr="00250798">
        <w:rPr>
          <w:rFonts w:ascii="宋体" w:hAnsi="宋体" w:hint="eastAsia"/>
          <w:sz w:val="24"/>
        </w:rPr>
        <w:t>厘米。</w:t>
      </w:r>
    </w:p>
    <w:p w14:paraId="6B51C432" w14:textId="77777777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（2）</w:t>
      </w:r>
      <w:r w:rsidR="00875586" w:rsidRPr="003C042A">
        <w:rPr>
          <w:rFonts w:ascii="宋体" w:hAnsi="宋体" w:hint="eastAsia"/>
          <w:sz w:val="24"/>
        </w:rPr>
        <w:t>在正文中按参考文献出现的先后顺序用阿拉伯数字连续编号，并将序号置于方括号内作为上角标，例如：“……建立了模拟加载实验台</w:t>
      </w:r>
      <w:r w:rsidR="00875586" w:rsidRPr="00874C07">
        <w:rPr>
          <w:rFonts w:ascii="宋体" w:hAnsi="宋体"/>
          <w:sz w:val="24"/>
          <w:vertAlign w:val="superscript"/>
        </w:rPr>
        <w:t>[5]</w:t>
      </w:r>
      <w:r w:rsidR="00875586" w:rsidRPr="003C042A">
        <w:rPr>
          <w:rFonts w:ascii="宋体" w:hAnsi="宋体" w:hint="eastAsia"/>
          <w:sz w:val="24"/>
        </w:rPr>
        <w:t>”。</w:t>
      </w:r>
    </w:p>
    <w:p w14:paraId="3AE0961E" w14:textId="3BDC8093" w:rsidR="00875586" w:rsidRPr="003C042A" w:rsidRDefault="00CF6201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（3）</w:t>
      </w:r>
      <w:r w:rsidR="00875586" w:rsidRPr="003C042A">
        <w:rPr>
          <w:rFonts w:ascii="宋体" w:hAnsi="宋体" w:hint="eastAsia"/>
          <w:sz w:val="24"/>
        </w:rPr>
        <w:t>参考文献中每条项目应齐全。文献中的作者不超过三位时全部列出；超过三位时只列前三位，后面加“等”字或“</w:t>
      </w:r>
      <w:r w:rsidR="004D39B4" w:rsidRPr="004D39B4">
        <w:rPr>
          <w:rFonts w:ascii="宋体" w:hAnsi="宋体" w:hint="eastAsia"/>
          <w:sz w:val="24"/>
        </w:rPr>
        <w:t>et.al</w:t>
      </w:r>
      <w:r w:rsidR="00875586" w:rsidRPr="003C042A">
        <w:rPr>
          <w:rFonts w:ascii="宋体" w:hAnsi="宋体" w:hint="eastAsia"/>
          <w:sz w:val="24"/>
        </w:rPr>
        <w:t>”；作者姓名之间用逗号分开；中外人名一律采用姓在前、名在后的著录法。</w:t>
      </w:r>
    </w:p>
    <w:p w14:paraId="54EBE2BA" w14:textId="77777777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参考文献</w:t>
      </w:r>
      <w:proofErr w:type="gramStart"/>
      <w:r w:rsidRPr="003C042A">
        <w:rPr>
          <w:rFonts w:ascii="宋体" w:hAnsi="宋体" w:hint="eastAsia"/>
          <w:sz w:val="24"/>
        </w:rPr>
        <w:t>中著</w:t>
      </w:r>
      <w:proofErr w:type="gramEnd"/>
      <w:r w:rsidRPr="003C042A">
        <w:rPr>
          <w:rFonts w:ascii="宋体" w:hAnsi="宋体" w:hint="eastAsia"/>
          <w:sz w:val="24"/>
        </w:rPr>
        <w:t>录格式示例：</w:t>
      </w:r>
    </w:p>
    <w:p w14:paraId="7865CDA3" w14:textId="4630B21C" w:rsidR="00875586" w:rsidRPr="003C042A" w:rsidRDefault="00993F38" w:rsidP="004D39B4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期刊</w:t>
      </w:r>
    </w:p>
    <w:p w14:paraId="748EDEC6" w14:textId="1EF3CD17" w:rsidR="00875586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序号</w:t>
      </w:r>
      <w:r w:rsidR="00352998">
        <w:rPr>
          <w:rFonts w:ascii="宋体" w:hAnsi="宋体" w:hint="eastAsia"/>
          <w:sz w:val="24"/>
        </w:rPr>
        <w:t xml:space="preserve"> </w:t>
      </w:r>
      <w:r w:rsidRPr="003C042A">
        <w:rPr>
          <w:rFonts w:ascii="宋体" w:hAnsi="宋体" w:hint="eastAsia"/>
          <w:sz w:val="24"/>
        </w:rPr>
        <w:t>作者</w:t>
      </w:r>
      <w:r w:rsidRPr="003C042A">
        <w:rPr>
          <w:rFonts w:ascii="宋体" w:hAnsi="宋体"/>
          <w:sz w:val="24"/>
        </w:rPr>
        <w:t>.</w:t>
      </w:r>
      <w:r w:rsidR="0054111A" w:rsidRPr="003C042A">
        <w:rPr>
          <w:rFonts w:ascii="宋体" w:hAnsi="宋体" w:hint="eastAsia"/>
          <w:sz w:val="24"/>
        </w:rPr>
        <w:t>题名</w:t>
      </w:r>
      <w:r w:rsidR="0054111A" w:rsidRPr="00BE13AF">
        <w:rPr>
          <w:rFonts w:ascii="宋体" w:hAnsi="宋体" w:hint="eastAsia"/>
          <w:sz w:val="24"/>
        </w:rPr>
        <w:t>[</w:t>
      </w:r>
      <w:r w:rsidR="0054111A" w:rsidRPr="00BE13AF">
        <w:rPr>
          <w:rFonts w:ascii="宋体" w:hAnsi="宋体"/>
          <w:sz w:val="24"/>
        </w:rPr>
        <w:t>J]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刊名，出版年份，卷号（期号），起止页</w:t>
      </w:r>
      <w:r w:rsidR="00993F38">
        <w:rPr>
          <w:rFonts w:ascii="宋体" w:hAnsi="宋体" w:hint="eastAsia"/>
          <w:sz w:val="24"/>
        </w:rPr>
        <w:t>码.</w:t>
      </w:r>
    </w:p>
    <w:p w14:paraId="5330B445" w14:textId="70BAF035" w:rsidR="008A658C" w:rsidRPr="008A658C" w:rsidRDefault="008A658C" w:rsidP="008A658C">
      <w:pPr>
        <w:pStyle w:val="a9"/>
        <w:snapToGrid w:val="0"/>
        <w:ind w:firstLine="480"/>
        <w:rPr>
          <w:rFonts w:ascii="宋体" w:hAnsi="宋体"/>
          <w:sz w:val="24"/>
        </w:rPr>
      </w:pPr>
      <w:r w:rsidRPr="008A658C">
        <w:rPr>
          <w:rFonts w:ascii="宋体" w:hAnsi="宋体" w:hint="eastAsia"/>
          <w:sz w:val="24"/>
        </w:rPr>
        <w:t>英文期刊：注意英文姓与名的次序，姓在前，名在后，姓和名之间用</w:t>
      </w:r>
      <w:r w:rsidR="006961B0">
        <w:rPr>
          <w:rFonts w:ascii="宋体" w:hAnsi="宋体" w:hint="eastAsia"/>
          <w:sz w:val="24"/>
        </w:rPr>
        <w:t>空格</w:t>
      </w:r>
      <w:r w:rsidRPr="008A658C">
        <w:rPr>
          <w:rFonts w:ascii="宋体" w:hAnsi="宋体" w:hint="eastAsia"/>
          <w:sz w:val="24"/>
        </w:rPr>
        <w:t>隔开。例如：Smith John。</w:t>
      </w:r>
      <w:proofErr w:type="gramStart"/>
      <w:r w:rsidRPr="008A658C">
        <w:rPr>
          <w:rFonts w:ascii="宋体" w:hAnsi="宋体" w:hint="eastAsia"/>
          <w:sz w:val="24"/>
        </w:rPr>
        <w:t>当名字</w:t>
      </w:r>
      <w:proofErr w:type="gramEnd"/>
      <w:r w:rsidRPr="008A658C">
        <w:rPr>
          <w:rFonts w:ascii="宋体" w:hAnsi="宋体" w:hint="eastAsia"/>
          <w:sz w:val="24"/>
        </w:rPr>
        <w:t>缩写时，使用首字母，并用实心点标明。例如：Smith J.。</w:t>
      </w:r>
    </w:p>
    <w:p w14:paraId="280535D0" w14:textId="77777777" w:rsidR="00875586" w:rsidRPr="003C042A" w:rsidRDefault="00875586" w:rsidP="00BE13AF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专著</w:t>
      </w:r>
    </w:p>
    <w:p w14:paraId="6AEE24FB" w14:textId="16BFC6DC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序号</w:t>
      </w:r>
      <w:r w:rsidR="00352998">
        <w:rPr>
          <w:rFonts w:ascii="宋体" w:hAnsi="宋体" w:hint="eastAsia"/>
          <w:sz w:val="24"/>
        </w:rPr>
        <w:t xml:space="preserve"> </w:t>
      </w:r>
      <w:r w:rsidRPr="003C042A">
        <w:rPr>
          <w:rFonts w:ascii="宋体" w:hAnsi="宋体" w:hint="eastAsia"/>
          <w:sz w:val="24"/>
        </w:rPr>
        <w:t>作者</w:t>
      </w:r>
      <w:r w:rsidRPr="003C042A">
        <w:rPr>
          <w:rFonts w:ascii="宋体" w:hAnsi="宋体"/>
          <w:sz w:val="24"/>
        </w:rPr>
        <w:t>.</w:t>
      </w:r>
      <w:r w:rsidR="0054111A" w:rsidRPr="003C042A">
        <w:rPr>
          <w:rFonts w:ascii="宋体" w:hAnsi="宋体" w:hint="eastAsia"/>
          <w:sz w:val="24"/>
        </w:rPr>
        <w:t>书名</w:t>
      </w:r>
      <w:r w:rsidR="0054111A" w:rsidRPr="00BE13AF">
        <w:rPr>
          <w:rFonts w:ascii="宋体" w:hAnsi="宋体" w:hint="eastAsia"/>
          <w:sz w:val="24"/>
        </w:rPr>
        <w:t>[</w:t>
      </w:r>
      <w:r w:rsidR="0054111A" w:rsidRPr="00BE13AF">
        <w:rPr>
          <w:rFonts w:ascii="宋体" w:hAnsi="宋体"/>
          <w:sz w:val="24"/>
        </w:rPr>
        <w:t>M]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版本（第</w:t>
      </w:r>
      <w:r w:rsidRPr="003C042A">
        <w:rPr>
          <w:rFonts w:ascii="宋体" w:hAnsi="宋体"/>
          <w:sz w:val="24"/>
        </w:rPr>
        <w:t>1</w:t>
      </w:r>
      <w:r w:rsidRPr="003C042A">
        <w:rPr>
          <w:rFonts w:ascii="宋体" w:hAnsi="宋体" w:hint="eastAsia"/>
          <w:sz w:val="24"/>
        </w:rPr>
        <w:t>版不标注）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出版地：出版者，出版年：起止页码</w:t>
      </w:r>
      <w:r w:rsidR="00993F38">
        <w:rPr>
          <w:rFonts w:ascii="宋体" w:hAnsi="宋体"/>
          <w:sz w:val="24"/>
        </w:rPr>
        <w:t>.</w:t>
      </w:r>
    </w:p>
    <w:p w14:paraId="4D0DA8C5" w14:textId="77777777" w:rsidR="00875586" w:rsidRPr="003C042A" w:rsidRDefault="00875586" w:rsidP="00BE13AF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论文集</w:t>
      </w:r>
    </w:p>
    <w:p w14:paraId="20106383" w14:textId="563CAF47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序号</w:t>
      </w:r>
      <w:r w:rsidR="00352998">
        <w:rPr>
          <w:rFonts w:ascii="宋体" w:hAnsi="宋体" w:hint="eastAsia"/>
          <w:sz w:val="24"/>
        </w:rPr>
        <w:t xml:space="preserve"> </w:t>
      </w:r>
      <w:r w:rsidRPr="003C042A">
        <w:rPr>
          <w:rFonts w:ascii="宋体" w:hAnsi="宋体" w:hint="eastAsia"/>
          <w:sz w:val="24"/>
        </w:rPr>
        <w:t>作者</w:t>
      </w:r>
      <w:r w:rsidRPr="003C042A">
        <w:rPr>
          <w:rFonts w:ascii="宋体" w:hAnsi="宋体"/>
          <w:sz w:val="24"/>
        </w:rPr>
        <w:t>.</w:t>
      </w:r>
      <w:r w:rsidR="0054111A" w:rsidRPr="003C042A">
        <w:rPr>
          <w:rFonts w:ascii="宋体" w:hAnsi="宋体" w:hint="eastAsia"/>
          <w:sz w:val="24"/>
        </w:rPr>
        <w:t>题名</w:t>
      </w:r>
      <w:r w:rsidR="0054111A" w:rsidRPr="00BE13AF">
        <w:rPr>
          <w:rFonts w:ascii="宋体" w:hAnsi="宋体" w:hint="eastAsia"/>
          <w:sz w:val="24"/>
        </w:rPr>
        <w:t>[</w:t>
      </w:r>
      <w:r w:rsidR="0054111A" w:rsidRPr="00BE13AF">
        <w:rPr>
          <w:rFonts w:ascii="宋体" w:hAnsi="宋体"/>
          <w:sz w:val="24"/>
        </w:rPr>
        <w:t>C]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论文集名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出版地，出版年：起止页码</w:t>
      </w:r>
      <w:r w:rsidR="00993F38">
        <w:rPr>
          <w:rFonts w:ascii="宋体" w:hAnsi="宋体"/>
          <w:sz w:val="24"/>
        </w:rPr>
        <w:t>.</w:t>
      </w:r>
    </w:p>
    <w:p w14:paraId="2FC6592E" w14:textId="77777777" w:rsidR="00875586" w:rsidRPr="003C042A" w:rsidRDefault="00DC1889" w:rsidP="00BE13AF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学位</w:t>
      </w:r>
      <w:r w:rsidR="00875586" w:rsidRPr="003C042A">
        <w:rPr>
          <w:rFonts w:ascii="宋体" w:hAnsi="宋体" w:hint="eastAsia"/>
          <w:sz w:val="24"/>
        </w:rPr>
        <w:t>论文</w:t>
      </w:r>
    </w:p>
    <w:p w14:paraId="67580337" w14:textId="6A5348BF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序号</w:t>
      </w:r>
      <w:r w:rsidR="00352998">
        <w:rPr>
          <w:rFonts w:ascii="宋体" w:hAnsi="宋体" w:hint="eastAsia"/>
          <w:sz w:val="24"/>
        </w:rPr>
        <w:t xml:space="preserve"> </w:t>
      </w:r>
      <w:r w:rsidRPr="003C042A">
        <w:rPr>
          <w:rFonts w:ascii="宋体" w:hAnsi="宋体" w:hint="eastAsia"/>
          <w:sz w:val="24"/>
        </w:rPr>
        <w:t>作者</w:t>
      </w:r>
      <w:r w:rsidRPr="003C042A">
        <w:rPr>
          <w:rFonts w:ascii="宋体" w:hAnsi="宋体"/>
          <w:sz w:val="24"/>
        </w:rPr>
        <w:t>.</w:t>
      </w:r>
      <w:r w:rsidR="0054111A" w:rsidRPr="003C042A">
        <w:rPr>
          <w:rFonts w:ascii="宋体" w:hAnsi="宋体" w:hint="eastAsia"/>
          <w:sz w:val="24"/>
        </w:rPr>
        <w:t>题名</w:t>
      </w:r>
      <w:r w:rsidR="0054111A" w:rsidRPr="00BE13AF">
        <w:rPr>
          <w:rFonts w:ascii="宋体" w:hAnsi="宋体" w:hint="eastAsia"/>
          <w:sz w:val="24"/>
        </w:rPr>
        <w:t>[</w:t>
      </w:r>
      <w:r w:rsidR="0054111A" w:rsidRPr="00BE13AF">
        <w:rPr>
          <w:rFonts w:ascii="宋体" w:hAnsi="宋体"/>
          <w:sz w:val="24"/>
        </w:rPr>
        <w:t>D]</w:t>
      </w:r>
      <w:r w:rsidR="0054111A" w:rsidRPr="00BE13AF">
        <w:rPr>
          <w:rFonts w:ascii="宋体" w:hAnsi="宋体" w:hint="eastAsia"/>
          <w:sz w:val="24"/>
        </w:rPr>
        <w:t>.</w:t>
      </w:r>
      <w:r w:rsidRPr="003C042A">
        <w:rPr>
          <w:rFonts w:ascii="宋体" w:hAnsi="宋体"/>
          <w:sz w:val="24"/>
        </w:rPr>
        <w:t>[</w:t>
      </w:r>
      <w:r w:rsidR="00DC1889">
        <w:rPr>
          <w:rFonts w:ascii="宋体" w:hAnsi="宋体" w:hint="eastAsia"/>
          <w:sz w:val="24"/>
        </w:rPr>
        <w:t>学位论文</w:t>
      </w:r>
      <w:r w:rsidRPr="003C042A">
        <w:rPr>
          <w:rFonts w:ascii="宋体" w:hAnsi="宋体"/>
          <w:sz w:val="24"/>
        </w:rPr>
        <w:t>]</w:t>
      </w:r>
      <w:r w:rsidRPr="003C042A">
        <w:rPr>
          <w:rFonts w:ascii="宋体" w:hAnsi="宋体" w:hint="eastAsia"/>
          <w:sz w:val="24"/>
        </w:rPr>
        <w:t>（英文用</w:t>
      </w:r>
      <w:r w:rsidRPr="003C042A">
        <w:rPr>
          <w:rFonts w:ascii="宋体" w:hAnsi="宋体"/>
          <w:sz w:val="24"/>
        </w:rPr>
        <w:t>[Dissertation]</w:t>
      </w:r>
      <w:r w:rsidRPr="003C042A">
        <w:rPr>
          <w:rFonts w:ascii="宋体" w:hAnsi="宋体" w:hint="eastAsia"/>
          <w:sz w:val="24"/>
        </w:rPr>
        <w:t>）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保存地点：保存单位，年份，起止页码</w:t>
      </w:r>
      <w:r w:rsidR="00993F38">
        <w:rPr>
          <w:rFonts w:ascii="宋体" w:hAnsi="宋体"/>
          <w:sz w:val="24"/>
        </w:rPr>
        <w:t>.</w:t>
      </w:r>
    </w:p>
    <w:p w14:paraId="36803617" w14:textId="77777777" w:rsidR="00875586" w:rsidRPr="003C042A" w:rsidRDefault="00875586" w:rsidP="00BE13AF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专利</w:t>
      </w:r>
    </w:p>
    <w:p w14:paraId="6FA7D36A" w14:textId="3D12F695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序号</w:t>
      </w:r>
      <w:r w:rsidR="00352998">
        <w:rPr>
          <w:rFonts w:ascii="宋体" w:hAnsi="宋体" w:hint="eastAsia"/>
          <w:sz w:val="24"/>
        </w:rPr>
        <w:t xml:space="preserve"> </w:t>
      </w:r>
      <w:r w:rsidRPr="003C042A">
        <w:rPr>
          <w:rFonts w:ascii="宋体" w:hAnsi="宋体" w:hint="eastAsia"/>
          <w:sz w:val="24"/>
        </w:rPr>
        <w:t>专利申请者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题名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国别，专利文献种类，</w:t>
      </w:r>
      <w:r w:rsidR="0054111A" w:rsidRPr="00BE13AF">
        <w:rPr>
          <w:rFonts w:ascii="宋体" w:hAnsi="宋体" w:hint="eastAsia"/>
          <w:sz w:val="24"/>
        </w:rPr>
        <w:t>[</w:t>
      </w:r>
      <w:r w:rsidR="0054111A" w:rsidRPr="00BE13AF">
        <w:rPr>
          <w:rFonts w:ascii="宋体" w:hAnsi="宋体"/>
          <w:sz w:val="24"/>
        </w:rPr>
        <w:t>P],</w:t>
      </w:r>
      <w:r w:rsidRPr="003C042A">
        <w:rPr>
          <w:rFonts w:ascii="宋体" w:hAnsi="宋体" w:hint="eastAsia"/>
          <w:sz w:val="24"/>
        </w:rPr>
        <w:t>出版日期</w:t>
      </w:r>
      <w:r w:rsidR="00993F38">
        <w:rPr>
          <w:rFonts w:ascii="宋体" w:hAnsi="宋体"/>
          <w:sz w:val="24"/>
        </w:rPr>
        <w:t>.</w:t>
      </w:r>
    </w:p>
    <w:p w14:paraId="14667927" w14:textId="77777777" w:rsidR="00875586" w:rsidRPr="003C042A" w:rsidRDefault="00875586" w:rsidP="00BE13AF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技术标准</w:t>
      </w:r>
    </w:p>
    <w:p w14:paraId="3A429985" w14:textId="01A472E6" w:rsidR="00875586" w:rsidRPr="003C042A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序号</w:t>
      </w:r>
      <w:r w:rsidR="00352998">
        <w:rPr>
          <w:rFonts w:ascii="宋体" w:hAnsi="宋体" w:hint="eastAsia"/>
          <w:sz w:val="24"/>
        </w:rPr>
        <w:t xml:space="preserve"> </w:t>
      </w:r>
      <w:r w:rsidRPr="003C042A">
        <w:rPr>
          <w:rFonts w:ascii="宋体" w:hAnsi="宋体" w:hint="eastAsia"/>
          <w:sz w:val="24"/>
        </w:rPr>
        <w:t>起草责任者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标准代号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标准顺序号—发布年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标准名称</w:t>
      </w:r>
      <w:r w:rsidRPr="003C042A">
        <w:rPr>
          <w:rFonts w:ascii="宋体" w:hAnsi="宋体"/>
          <w:sz w:val="24"/>
        </w:rPr>
        <w:t>.</w:t>
      </w:r>
      <w:r w:rsidRPr="003C042A">
        <w:rPr>
          <w:rFonts w:ascii="宋体" w:hAnsi="宋体" w:hint="eastAsia"/>
          <w:sz w:val="24"/>
        </w:rPr>
        <w:t>出版地：出版者，出版年度</w:t>
      </w:r>
      <w:r w:rsidR="00352998">
        <w:rPr>
          <w:rFonts w:ascii="宋体" w:hAnsi="宋体"/>
          <w:color w:val="FF0000"/>
          <w:sz w:val="24"/>
        </w:rPr>
        <w:t>.</w:t>
      </w:r>
    </w:p>
    <w:p w14:paraId="280860AE" w14:textId="77777777" w:rsidR="00875586" w:rsidRPr="003C042A" w:rsidRDefault="00DA37E5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 w:rsidR="00E906D2">
        <w:rPr>
          <w:rFonts w:ascii="宋体" w:hAnsi="宋体"/>
          <w:sz w:val="24"/>
        </w:rPr>
        <w:t>8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致谢</w:t>
      </w:r>
    </w:p>
    <w:p w14:paraId="7548A2C5" w14:textId="77777777" w:rsidR="00E80AE3" w:rsidRPr="00E80AE3" w:rsidRDefault="00E80AE3" w:rsidP="00E80AE3">
      <w:pPr>
        <w:ind w:firstLineChars="200" w:firstLine="480"/>
        <w:jc w:val="left"/>
        <w:rPr>
          <w:rFonts w:cstheme="minorBidi"/>
          <w:snapToGrid w:val="0"/>
          <w:kern w:val="0"/>
          <w:sz w:val="24"/>
        </w:rPr>
      </w:pPr>
      <w:r w:rsidRPr="00E80AE3">
        <w:rPr>
          <w:rFonts w:cstheme="minorBidi" w:hint="eastAsia"/>
          <w:snapToGrid w:val="0"/>
          <w:kern w:val="0"/>
          <w:sz w:val="24"/>
        </w:rPr>
        <w:t>致谢两字之间空两格，黑体，三号，居中。</w:t>
      </w:r>
    </w:p>
    <w:p w14:paraId="78F1AA23" w14:textId="77777777" w:rsidR="00875586" w:rsidRPr="003C042A" w:rsidRDefault="00E906D2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19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附录</w:t>
      </w:r>
    </w:p>
    <w:p w14:paraId="6A1906E9" w14:textId="77777777" w:rsidR="00875586" w:rsidRDefault="00875586" w:rsidP="00FF2BF1">
      <w:pPr>
        <w:pStyle w:val="a9"/>
        <w:snapToGrid w:val="0"/>
        <w:ind w:firstLine="480"/>
        <w:rPr>
          <w:rFonts w:ascii="宋体" w:hAnsi="宋体"/>
          <w:sz w:val="24"/>
        </w:rPr>
      </w:pPr>
      <w:r w:rsidRPr="003C042A">
        <w:rPr>
          <w:rFonts w:ascii="宋体" w:hAnsi="宋体" w:hint="eastAsia"/>
          <w:sz w:val="24"/>
        </w:rPr>
        <w:t>“附录”二字用三号黑体居中打印，两字中间空一格，下空一行是附录题目（四号黑体居中打印），下空一行是附录内容（用小四号宋体）。若有多项附录，可按顺序编号。</w:t>
      </w:r>
    </w:p>
    <w:p w14:paraId="5D2AFEC5" w14:textId="77777777" w:rsidR="004B0791" w:rsidRPr="003C042A" w:rsidRDefault="00A72E6B" w:rsidP="00FF2BF1">
      <w:pPr>
        <w:pStyle w:val="a9"/>
        <w:snapToGrid w:val="0"/>
        <w:ind w:firstLine="48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</w:t>
      </w:r>
      <w:r w:rsidR="00E906D2">
        <w:rPr>
          <w:rFonts w:ascii="宋体" w:hAnsi="宋体"/>
          <w:sz w:val="24"/>
        </w:rPr>
        <w:t>0</w:t>
      </w:r>
      <w:r w:rsidR="00CF6201">
        <w:rPr>
          <w:rFonts w:ascii="宋体" w:hAnsi="宋体" w:hint="eastAsia"/>
          <w:sz w:val="24"/>
        </w:rPr>
        <w:t>.</w:t>
      </w:r>
      <w:r w:rsidR="00875586" w:rsidRPr="003C042A">
        <w:rPr>
          <w:rFonts w:ascii="宋体" w:hAnsi="宋体" w:hint="eastAsia"/>
          <w:sz w:val="24"/>
        </w:rPr>
        <w:t>封底</w:t>
      </w:r>
      <w:r w:rsidR="00F01297" w:rsidRPr="00F01297">
        <w:rPr>
          <w:rFonts w:ascii="宋体" w:hAnsi="宋体" w:hint="eastAsia"/>
          <w:sz w:val="24"/>
        </w:rPr>
        <w:t>（统一格式）</w:t>
      </w:r>
    </w:p>
    <w:p w14:paraId="557CBB82" w14:textId="77777777" w:rsidR="004B0791" w:rsidRDefault="004B0791" w:rsidP="00BE13AF">
      <w:pPr>
        <w:pStyle w:val="a9"/>
        <w:snapToGrid w:val="0"/>
        <w:spacing w:beforeLines="50" w:before="156" w:afterLines="50" w:after="156"/>
        <w:ind w:firstLine="560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</w:t>
      </w:r>
      <w:r w:rsidR="005B604A">
        <w:rPr>
          <w:rFonts w:ascii="黑体" w:eastAsia="黑体" w:hAnsi="黑体" w:hint="eastAsia"/>
          <w:sz w:val="28"/>
          <w:szCs w:val="28"/>
        </w:rPr>
        <w:t>、</w:t>
      </w:r>
      <w:r w:rsidR="00746A2A" w:rsidRPr="004436D3">
        <w:rPr>
          <w:rFonts w:ascii="黑体" w:eastAsia="黑体" w:hAnsi="黑体" w:hint="eastAsia"/>
          <w:sz w:val="28"/>
          <w:szCs w:val="28"/>
        </w:rPr>
        <w:t>示例</w:t>
      </w:r>
    </w:p>
    <w:p w14:paraId="2D32524E" w14:textId="77777777" w:rsidR="004B0791" w:rsidRPr="004B0791" w:rsidRDefault="004B0791" w:rsidP="00BE13AF">
      <w:pPr>
        <w:pStyle w:val="a9"/>
        <w:snapToGrid w:val="0"/>
        <w:spacing w:beforeLines="50" w:before="156" w:afterLines="50" w:after="156"/>
        <w:ind w:firstLine="560"/>
        <w:rPr>
          <w:rFonts w:ascii="黑体" w:eastAsia="黑体" w:hAnsi="黑体"/>
          <w:sz w:val="28"/>
          <w:szCs w:val="28"/>
        </w:rPr>
      </w:pPr>
      <w:r w:rsidRPr="004B0791">
        <w:rPr>
          <w:rFonts w:ascii="黑体" w:eastAsia="黑体" w:hAnsi="黑体" w:hint="eastAsia"/>
          <w:sz w:val="28"/>
          <w:szCs w:val="28"/>
        </w:rPr>
        <w:t>五、外文资料译文与原文</w:t>
      </w:r>
    </w:p>
    <w:p w14:paraId="7E8C3946" w14:textId="6949A3DB" w:rsidR="004B0791" w:rsidRPr="004436D3" w:rsidDel="00AE4D44" w:rsidRDefault="004B0791" w:rsidP="00FF2BF1">
      <w:pPr>
        <w:pStyle w:val="a9"/>
        <w:snapToGrid w:val="0"/>
        <w:ind w:firstLine="480"/>
        <w:rPr>
          <w:del w:id="6" w:author="Admin" w:date="2024-11-25T08:31:00Z"/>
          <w:rFonts w:ascii="黑体" w:eastAsia="黑体" w:hAnsi="黑体"/>
          <w:sz w:val="28"/>
          <w:szCs w:val="28"/>
        </w:rPr>
      </w:pPr>
      <w:r>
        <w:rPr>
          <w:rFonts w:ascii="宋体" w:hAnsi="宋体" w:hint="eastAsia"/>
          <w:sz w:val="24"/>
        </w:rPr>
        <w:t>版面要求参考</w:t>
      </w:r>
      <w:r w:rsidRPr="00750C76">
        <w:rPr>
          <w:rFonts w:ascii="宋体" w:hAnsi="宋体" w:hint="eastAsia"/>
          <w:sz w:val="24"/>
        </w:rPr>
        <w:t>毕业设计</w:t>
      </w:r>
      <w:r w:rsidR="00A043F5">
        <w:rPr>
          <w:rFonts w:ascii="宋体" w:hAnsi="宋体" w:hint="eastAsia"/>
          <w:sz w:val="24"/>
        </w:rPr>
        <w:t>说明书</w:t>
      </w:r>
      <w:r w:rsidRPr="00750C76">
        <w:rPr>
          <w:rFonts w:ascii="宋体" w:hAnsi="宋体" w:hint="eastAsia"/>
          <w:sz w:val="24"/>
        </w:rPr>
        <w:t>（论文）的格式规范</w:t>
      </w:r>
      <w:r>
        <w:rPr>
          <w:rFonts w:ascii="宋体" w:hAnsi="宋体" w:hint="eastAsia"/>
          <w:sz w:val="24"/>
        </w:rPr>
        <w:t>。页眉的奇数页书写“河南科技大学毕业设计（论文）</w:t>
      </w:r>
      <w:r w:rsidRPr="003C042A">
        <w:rPr>
          <w:rFonts w:ascii="宋体" w:hAnsi="宋体" w:hint="eastAsia"/>
          <w:sz w:val="24"/>
        </w:rPr>
        <w:t>外文资料译文</w:t>
      </w:r>
      <w:r w:rsidR="00274D83">
        <w:rPr>
          <w:rFonts w:ascii="宋体" w:hAnsi="宋体" w:hint="eastAsia"/>
          <w:sz w:val="24"/>
        </w:rPr>
        <w:t>与原文</w:t>
      </w:r>
      <w:r>
        <w:rPr>
          <w:rFonts w:ascii="宋体" w:hAnsi="宋体" w:hint="eastAsia"/>
          <w:sz w:val="24"/>
        </w:rPr>
        <w:t>”，页面的偶数页书写“</w:t>
      </w:r>
      <w:r w:rsidRPr="003C042A">
        <w:rPr>
          <w:rFonts w:ascii="宋体" w:hAnsi="宋体" w:hint="eastAsia"/>
          <w:sz w:val="24"/>
        </w:rPr>
        <w:t>外文资料译文</w:t>
      </w:r>
      <w:r>
        <w:rPr>
          <w:rFonts w:ascii="宋体" w:hAnsi="宋体" w:hint="eastAsia"/>
          <w:sz w:val="24"/>
        </w:rPr>
        <w:t>的题目”。在每页底部居中加页码</w:t>
      </w:r>
      <w:r w:rsidR="0070387D">
        <w:rPr>
          <w:rFonts w:ascii="宋体" w:hAnsi="宋体" w:hint="eastAsia"/>
          <w:sz w:val="24"/>
        </w:rPr>
        <w:t>。</w:t>
      </w:r>
      <w:r>
        <w:rPr>
          <w:rFonts w:ascii="宋体" w:hAnsi="宋体" w:hint="eastAsia"/>
          <w:sz w:val="24"/>
        </w:rPr>
        <w:t>（宋体，五号，居中）</w:t>
      </w:r>
    </w:p>
    <w:p w14:paraId="647E2272" w14:textId="77777777" w:rsidR="004B0791" w:rsidRPr="00AE4D44" w:rsidRDefault="004B0791" w:rsidP="00AE4D44">
      <w:pPr>
        <w:pStyle w:val="a9"/>
        <w:snapToGrid w:val="0"/>
        <w:ind w:firstLine="480"/>
        <w:rPr>
          <w:rFonts w:ascii="宋体" w:hAnsi="宋体"/>
          <w:sz w:val="24"/>
        </w:rPr>
      </w:pPr>
    </w:p>
    <w:sectPr w:rsidR="004B0791" w:rsidRPr="00AE4D44" w:rsidSect="004436D3">
      <w:pgSz w:w="11906" w:h="16838"/>
      <w:pgMar w:top="1644" w:right="1474" w:bottom="1644" w:left="1474" w:header="851" w:footer="851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2841F" w14:textId="77777777" w:rsidR="00EC604D" w:rsidRDefault="00EC604D" w:rsidP="00506554">
      <w:r>
        <w:separator/>
      </w:r>
    </w:p>
  </w:endnote>
  <w:endnote w:type="continuationSeparator" w:id="0">
    <w:p w14:paraId="52B10191" w14:textId="77777777" w:rsidR="00EC604D" w:rsidRDefault="00EC604D" w:rsidP="00506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B9D10" w14:textId="77777777" w:rsidR="00EC604D" w:rsidRDefault="00EC604D" w:rsidP="00506554">
      <w:r>
        <w:separator/>
      </w:r>
    </w:p>
  </w:footnote>
  <w:footnote w:type="continuationSeparator" w:id="0">
    <w:p w14:paraId="1CE8A732" w14:textId="77777777" w:rsidR="00EC604D" w:rsidRDefault="00EC604D" w:rsidP="005065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5A3E1E"/>
    <w:multiLevelType w:val="singleLevel"/>
    <w:tmpl w:val="AD5A3E1E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3722DA4"/>
    <w:multiLevelType w:val="multilevel"/>
    <w:tmpl w:val="13722DA4"/>
    <w:lvl w:ilvl="0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9212B21"/>
    <w:multiLevelType w:val="hybridMultilevel"/>
    <w:tmpl w:val="602E55A2"/>
    <w:lvl w:ilvl="0" w:tplc="2350391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53055E7"/>
    <w:multiLevelType w:val="multilevel"/>
    <w:tmpl w:val="253055E7"/>
    <w:lvl w:ilvl="0">
      <w:start w:val="2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D8E69C1"/>
    <w:multiLevelType w:val="multilevel"/>
    <w:tmpl w:val="2D8E69C1"/>
    <w:lvl w:ilvl="0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34ED2843"/>
    <w:multiLevelType w:val="multilevel"/>
    <w:tmpl w:val="34ED2843"/>
    <w:lvl w:ilvl="0">
      <w:start w:val="1"/>
      <w:numFmt w:val="japaneseCounting"/>
      <w:lvlText w:val="%1、"/>
      <w:lvlJc w:val="left"/>
      <w:pPr>
        <w:tabs>
          <w:tab w:val="num" w:pos="900"/>
        </w:tabs>
        <w:ind w:left="90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5F772C66"/>
    <w:multiLevelType w:val="hybridMultilevel"/>
    <w:tmpl w:val="F5740F1E"/>
    <w:lvl w:ilvl="0" w:tplc="8EB2ADB8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7B44"/>
    <w:rsid w:val="0002097C"/>
    <w:rsid w:val="0002229D"/>
    <w:rsid w:val="0002323A"/>
    <w:rsid w:val="00042AD7"/>
    <w:rsid w:val="00051273"/>
    <w:rsid w:val="000605FC"/>
    <w:rsid w:val="000C7374"/>
    <w:rsid w:val="000D1DC1"/>
    <w:rsid w:val="000D6A5B"/>
    <w:rsid w:val="000F77E3"/>
    <w:rsid w:val="00124DE5"/>
    <w:rsid w:val="0014586F"/>
    <w:rsid w:val="0014639B"/>
    <w:rsid w:val="0015159E"/>
    <w:rsid w:val="001525D5"/>
    <w:rsid w:val="00161BBC"/>
    <w:rsid w:val="0018481B"/>
    <w:rsid w:val="001853E6"/>
    <w:rsid w:val="00185EA5"/>
    <w:rsid w:val="001A2881"/>
    <w:rsid w:val="001A660D"/>
    <w:rsid w:val="001B5632"/>
    <w:rsid w:val="001B73B2"/>
    <w:rsid w:val="001C7046"/>
    <w:rsid w:val="001E7D21"/>
    <w:rsid w:val="0020774C"/>
    <w:rsid w:val="0022721B"/>
    <w:rsid w:val="00236825"/>
    <w:rsid w:val="00241219"/>
    <w:rsid w:val="00241FBB"/>
    <w:rsid w:val="00245A4F"/>
    <w:rsid w:val="00250798"/>
    <w:rsid w:val="00261EEF"/>
    <w:rsid w:val="00274D83"/>
    <w:rsid w:val="002765C5"/>
    <w:rsid w:val="00281113"/>
    <w:rsid w:val="002A429B"/>
    <w:rsid w:val="002A7737"/>
    <w:rsid w:val="002B60FA"/>
    <w:rsid w:val="002C1676"/>
    <w:rsid w:val="002C1967"/>
    <w:rsid w:val="002C4268"/>
    <w:rsid w:val="002D7EAC"/>
    <w:rsid w:val="002E0462"/>
    <w:rsid w:val="002E1DF1"/>
    <w:rsid w:val="002E6400"/>
    <w:rsid w:val="003130D0"/>
    <w:rsid w:val="00327388"/>
    <w:rsid w:val="00333EAD"/>
    <w:rsid w:val="00335849"/>
    <w:rsid w:val="003358B5"/>
    <w:rsid w:val="00352998"/>
    <w:rsid w:val="00394651"/>
    <w:rsid w:val="003A6EC8"/>
    <w:rsid w:val="003B0223"/>
    <w:rsid w:val="003B0E26"/>
    <w:rsid w:val="003B7BEB"/>
    <w:rsid w:val="003C042A"/>
    <w:rsid w:val="003C5695"/>
    <w:rsid w:val="003E73CB"/>
    <w:rsid w:val="003F1193"/>
    <w:rsid w:val="00416E31"/>
    <w:rsid w:val="0043198B"/>
    <w:rsid w:val="00434F5F"/>
    <w:rsid w:val="004436D3"/>
    <w:rsid w:val="004450A4"/>
    <w:rsid w:val="004505A3"/>
    <w:rsid w:val="004577D1"/>
    <w:rsid w:val="004642EC"/>
    <w:rsid w:val="00475B72"/>
    <w:rsid w:val="00476EBD"/>
    <w:rsid w:val="004B0791"/>
    <w:rsid w:val="004B1311"/>
    <w:rsid w:val="004C67A0"/>
    <w:rsid w:val="004C697A"/>
    <w:rsid w:val="004D39B4"/>
    <w:rsid w:val="004D6EA1"/>
    <w:rsid w:val="004E21E3"/>
    <w:rsid w:val="004E3579"/>
    <w:rsid w:val="00503A10"/>
    <w:rsid w:val="00506554"/>
    <w:rsid w:val="005106D8"/>
    <w:rsid w:val="0051094C"/>
    <w:rsid w:val="005367B1"/>
    <w:rsid w:val="0054111A"/>
    <w:rsid w:val="005575E9"/>
    <w:rsid w:val="00564C97"/>
    <w:rsid w:val="00566290"/>
    <w:rsid w:val="005845F9"/>
    <w:rsid w:val="00584C27"/>
    <w:rsid w:val="005B604A"/>
    <w:rsid w:val="005C621E"/>
    <w:rsid w:val="005E6889"/>
    <w:rsid w:val="00613673"/>
    <w:rsid w:val="00623803"/>
    <w:rsid w:val="00671CAE"/>
    <w:rsid w:val="00681EAE"/>
    <w:rsid w:val="0069274D"/>
    <w:rsid w:val="006961B0"/>
    <w:rsid w:val="006A77A1"/>
    <w:rsid w:val="006E14B7"/>
    <w:rsid w:val="006F0CD3"/>
    <w:rsid w:val="006F23F5"/>
    <w:rsid w:val="006F307A"/>
    <w:rsid w:val="006F54ED"/>
    <w:rsid w:val="00702CBA"/>
    <w:rsid w:val="0070387D"/>
    <w:rsid w:val="007107B4"/>
    <w:rsid w:val="00714E2D"/>
    <w:rsid w:val="007226AB"/>
    <w:rsid w:val="00722772"/>
    <w:rsid w:val="00732828"/>
    <w:rsid w:val="00746A2A"/>
    <w:rsid w:val="00750C13"/>
    <w:rsid w:val="00750C76"/>
    <w:rsid w:val="00750FA9"/>
    <w:rsid w:val="00754A21"/>
    <w:rsid w:val="0076389A"/>
    <w:rsid w:val="00766FCC"/>
    <w:rsid w:val="007809F3"/>
    <w:rsid w:val="00784E0C"/>
    <w:rsid w:val="00790D92"/>
    <w:rsid w:val="00793EF8"/>
    <w:rsid w:val="00794C88"/>
    <w:rsid w:val="007B383A"/>
    <w:rsid w:val="007C0B35"/>
    <w:rsid w:val="007C3328"/>
    <w:rsid w:val="007D4513"/>
    <w:rsid w:val="007D7070"/>
    <w:rsid w:val="007E0CFB"/>
    <w:rsid w:val="007E188B"/>
    <w:rsid w:val="007E4634"/>
    <w:rsid w:val="00806866"/>
    <w:rsid w:val="00810F19"/>
    <w:rsid w:val="00811A10"/>
    <w:rsid w:val="0082312F"/>
    <w:rsid w:val="00832168"/>
    <w:rsid w:val="008408B6"/>
    <w:rsid w:val="0085448E"/>
    <w:rsid w:val="00862716"/>
    <w:rsid w:val="00874C07"/>
    <w:rsid w:val="00874D01"/>
    <w:rsid w:val="00875586"/>
    <w:rsid w:val="00876555"/>
    <w:rsid w:val="00876ECA"/>
    <w:rsid w:val="00882E9C"/>
    <w:rsid w:val="00886D3C"/>
    <w:rsid w:val="00890CA1"/>
    <w:rsid w:val="00897093"/>
    <w:rsid w:val="008A5563"/>
    <w:rsid w:val="008A5E10"/>
    <w:rsid w:val="008A658C"/>
    <w:rsid w:val="008C03B8"/>
    <w:rsid w:val="008E3534"/>
    <w:rsid w:val="008F1F82"/>
    <w:rsid w:val="009221CD"/>
    <w:rsid w:val="00936FC1"/>
    <w:rsid w:val="00952883"/>
    <w:rsid w:val="00966225"/>
    <w:rsid w:val="00984BBA"/>
    <w:rsid w:val="00993F38"/>
    <w:rsid w:val="009A0A1F"/>
    <w:rsid w:val="009A4108"/>
    <w:rsid w:val="009A6FDE"/>
    <w:rsid w:val="00A009F0"/>
    <w:rsid w:val="00A043F5"/>
    <w:rsid w:val="00A13113"/>
    <w:rsid w:val="00A22A9D"/>
    <w:rsid w:val="00A43DD6"/>
    <w:rsid w:val="00A51008"/>
    <w:rsid w:val="00A72E6B"/>
    <w:rsid w:val="00A825C4"/>
    <w:rsid w:val="00A97A2D"/>
    <w:rsid w:val="00AA42AE"/>
    <w:rsid w:val="00AC3C64"/>
    <w:rsid w:val="00AD3903"/>
    <w:rsid w:val="00AE4D44"/>
    <w:rsid w:val="00AE72D3"/>
    <w:rsid w:val="00AF7A60"/>
    <w:rsid w:val="00B1522A"/>
    <w:rsid w:val="00B17B56"/>
    <w:rsid w:val="00B218FD"/>
    <w:rsid w:val="00B22484"/>
    <w:rsid w:val="00B27669"/>
    <w:rsid w:val="00B30450"/>
    <w:rsid w:val="00B3140A"/>
    <w:rsid w:val="00B46354"/>
    <w:rsid w:val="00B4637C"/>
    <w:rsid w:val="00B73B01"/>
    <w:rsid w:val="00BA74D1"/>
    <w:rsid w:val="00BB175F"/>
    <w:rsid w:val="00BB76E7"/>
    <w:rsid w:val="00BC0E1B"/>
    <w:rsid w:val="00BD0988"/>
    <w:rsid w:val="00BD6014"/>
    <w:rsid w:val="00BD7569"/>
    <w:rsid w:val="00BE13AF"/>
    <w:rsid w:val="00C029A1"/>
    <w:rsid w:val="00C06714"/>
    <w:rsid w:val="00C14499"/>
    <w:rsid w:val="00C17B44"/>
    <w:rsid w:val="00C269BD"/>
    <w:rsid w:val="00C47D90"/>
    <w:rsid w:val="00C5074E"/>
    <w:rsid w:val="00C5127E"/>
    <w:rsid w:val="00C6486D"/>
    <w:rsid w:val="00C70526"/>
    <w:rsid w:val="00C7310D"/>
    <w:rsid w:val="00C8345A"/>
    <w:rsid w:val="00C84242"/>
    <w:rsid w:val="00CA52D6"/>
    <w:rsid w:val="00CD7FD6"/>
    <w:rsid w:val="00CE1C23"/>
    <w:rsid w:val="00CF6201"/>
    <w:rsid w:val="00CF7B22"/>
    <w:rsid w:val="00D04694"/>
    <w:rsid w:val="00D16B85"/>
    <w:rsid w:val="00D7279D"/>
    <w:rsid w:val="00D85FCB"/>
    <w:rsid w:val="00D91721"/>
    <w:rsid w:val="00D96C18"/>
    <w:rsid w:val="00DA37E5"/>
    <w:rsid w:val="00DA73C4"/>
    <w:rsid w:val="00DB240F"/>
    <w:rsid w:val="00DB7AA9"/>
    <w:rsid w:val="00DC1889"/>
    <w:rsid w:val="00DC3961"/>
    <w:rsid w:val="00DF2056"/>
    <w:rsid w:val="00E022D7"/>
    <w:rsid w:val="00E0368E"/>
    <w:rsid w:val="00E049D8"/>
    <w:rsid w:val="00E14878"/>
    <w:rsid w:val="00E15E6A"/>
    <w:rsid w:val="00E25E1D"/>
    <w:rsid w:val="00E27CE8"/>
    <w:rsid w:val="00E364EF"/>
    <w:rsid w:val="00E57D69"/>
    <w:rsid w:val="00E61A2C"/>
    <w:rsid w:val="00E641AA"/>
    <w:rsid w:val="00E7009A"/>
    <w:rsid w:val="00E711A5"/>
    <w:rsid w:val="00E80AE3"/>
    <w:rsid w:val="00E85D7D"/>
    <w:rsid w:val="00E906D2"/>
    <w:rsid w:val="00EB76F6"/>
    <w:rsid w:val="00EC604D"/>
    <w:rsid w:val="00ED24DA"/>
    <w:rsid w:val="00ED71C0"/>
    <w:rsid w:val="00EE63FA"/>
    <w:rsid w:val="00EE777D"/>
    <w:rsid w:val="00F01297"/>
    <w:rsid w:val="00F1265C"/>
    <w:rsid w:val="00F24782"/>
    <w:rsid w:val="00F26A50"/>
    <w:rsid w:val="00F36807"/>
    <w:rsid w:val="00F500B2"/>
    <w:rsid w:val="00F94EF3"/>
    <w:rsid w:val="00FB2C6C"/>
    <w:rsid w:val="00FB3C3C"/>
    <w:rsid w:val="00FE3894"/>
    <w:rsid w:val="00FF2BF1"/>
    <w:rsid w:val="143B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0ABE8E"/>
  <w15:docId w15:val="{F78E775E-4161-4818-9037-95C83775B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C84242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966225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character" w:styleId="a4">
    <w:name w:val="FollowedHyperlink"/>
    <w:rPr>
      <w:color w:val="800080"/>
      <w:u w:val="single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pPr>
      <w:ind w:firstLineChars="200" w:firstLine="420"/>
      <w:jc w:val="left"/>
    </w:pPr>
    <w:rPr>
      <w:rFonts w:ascii="宋体"/>
      <w:kern w:val="0"/>
    </w:rPr>
  </w:style>
  <w:style w:type="paragraph" w:styleId="a6">
    <w:name w:val="Plain Text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Body Text Indent 2"/>
    <w:basedOn w:val="a"/>
    <w:pPr>
      <w:spacing w:line="340" w:lineRule="exact"/>
      <w:ind w:firstLineChars="200" w:firstLine="480"/>
      <w:jc w:val="left"/>
    </w:pPr>
    <w:rPr>
      <w:sz w:val="24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customStyle="1" w:styleId="xl28">
    <w:name w:val="xl28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styleId="22">
    <w:name w:val="Body Text 2"/>
    <w:basedOn w:val="a"/>
    <w:pPr>
      <w:spacing w:before="100" w:beforeAutospacing="1" w:after="100" w:afterAutospacing="1"/>
    </w:pPr>
    <w:rPr>
      <w:sz w:val="18"/>
    </w:rPr>
  </w:style>
  <w:style w:type="paragraph" w:styleId="a9">
    <w:name w:val="Body Text Indent"/>
    <w:basedOn w:val="a"/>
    <w:pPr>
      <w:ind w:firstLineChars="200" w:firstLine="420"/>
    </w:pPr>
  </w:style>
  <w:style w:type="paragraph" w:styleId="aa">
    <w:name w:val="Body Text"/>
    <w:basedOn w:val="a"/>
    <w:pPr>
      <w:spacing w:after="120"/>
    </w:pPr>
  </w:style>
  <w:style w:type="paragraph" w:customStyle="1" w:styleId="font0">
    <w:name w:val="font0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customStyle="1" w:styleId="xl41">
    <w:name w:val="xl41"/>
    <w:basedOn w:val="a"/>
    <w:pPr>
      <w:widowControl/>
      <w:spacing w:before="100" w:beforeAutospacing="1" w:after="100" w:afterAutospacing="1"/>
      <w:jc w:val="center"/>
      <w:textAlignment w:val="center"/>
    </w:pPr>
    <w:rPr>
      <w:rFonts w:ascii="宋体" w:hAnsi="宋体"/>
      <w:b/>
      <w:bCs/>
      <w:kern w:val="0"/>
      <w:sz w:val="36"/>
      <w:szCs w:val="36"/>
    </w:rPr>
  </w:style>
  <w:style w:type="paragraph" w:customStyle="1" w:styleId="xl36">
    <w:name w:val="xl36"/>
    <w:basedOn w:val="a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25">
    <w:name w:val="xl25"/>
    <w:basedOn w:val="a"/>
    <w:pPr>
      <w:widowControl/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2"/>
      <w:szCs w:val="22"/>
    </w:rPr>
  </w:style>
  <w:style w:type="paragraph" w:customStyle="1" w:styleId="font5">
    <w:name w:val="font5"/>
    <w:basedOn w:val="a"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xl23">
    <w:name w:val="xl23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  <w:sz w:val="22"/>
      <w:szCs w:val="22"/>
    </w:rPr>
  </w:style>
  <w:style w:type="paragraph" w:customStyle="1" w:styleId="font8">
    <w:name w:val="font8"/>
    <w:basedOn w:val="a"/>
    <w:pPr>
      <w:widowControl/>
      <w:spacing w:before="100" w:beforeAutospacing="1" w:after="100" w:afterAutospacing="1"/>
      <w:jc w:val="left"/>
    </w:pPr>
    <w:rPr>
      <w:rFonts w:eastAsia="Arial Unicode MS"/>
      <w:kern w:val="0"/>
      <w:sz w:val="24"/>
    </w:rPr>
  </w:style>
  <w:style w:type="paragraph" w:customStyle="1" w:styleId="xl40">
    <w:name w:val="xl40"/>
    <w:basedOn w:val="a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26">
    <w:name w:val="xl26"/>
    <w:basedOn w:val="a"/>
    <w:pPr>
      <w:widowControl/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font6">
    <w:name w:val="font6"/>
    <w:basedOn w:val="a"/>
    <w:pPr>
      <w:widowControl/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43">
    <w:name w:val="xl43"/>
    <w:basedOn w:val="a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xl38">
    <w:name w:val="xl38"/>
    <w:basedOn w:val="a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24">
    <w:name w:val="xl24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font11">
    <w:name w:val="font11"/>
    <w:basedOn w:val="a"/>
    <w:pPr>
      <w:widowControl/>
      <w:spacing w:before="100" w:beforeAutospacing="1" w:after="100" w:afterAutospacing="1"/>
      <w:jc w:val="left"/>
    </w:pPr>
    <w:rPr>
      <w:rFonts w:eastAsia="Arial Unicode MS"/>
      <w:kern w:val="0"/>
      <w:sz w:val="22"/>
      <w:szCs w:val="22"/>
    </w:rPr>
  </w:style>
  <w:style w:type="paragraph" w:customStyle="1" w:styleId="xl37">
    <w:name w:val="xl37"/>
    <w:basedOn w:val="a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34">
    <w:name w:val="xl34"/>
    <w:basedOn w:val="a"/>
    <w:pPr>
      <w:widowControl/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27">
    <w:name w:val="xl27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font9">
    <w:name w:val="font9"/>
    <w:basedOn w:val="a"/>
    <w:pPr>
      <w:widowControl/>
      <w:spacing w:before="100" w:beforeAutospacing="1" w:after="100" w:afterAutospacing="1"/>
      <w:jc w:val="left"/>
    </w:pPr>
    <w:rPr>
      <w:rFonts w:eastAsia="Arial Unicode MS"/>
      <w:kern w:val="0"/>
      <w:sz w:val="28"/>
      <w:szCs w:val="28"/>
    </w:rPr>
  </w:style>
  <w:style w:type="paragraph" w:customStyle="1" w:styleId="xl29">
    <w:name w:val="xl29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sz w:val="22"/>
      <w:szCs w:val="22"/>
    </w:rPr>
  </w:style>
  <w:style w:type="paragraph" w:customStyle="1" w:styleId="xl42">
    <w:name w:val="xl42"/>
    <w:basedOn w:val="a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xl31">
    <w:name w:val="xl31"/>
    <w:basedOn w:val="a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30">
    <w:name w:val="xl30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22">
    <w:name w:val="xl22"/>
    <w:basedOn w:val="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kern w:val="0"/>
      <w:sz w:val="18"/>
      <w:szCs w:val="18"/>
    </w:rPr>
  </w:style>
  <w:style w:type="paragraph" w:customStyle="1" w:styleId="font7">
    <w:name w:val="font7"/>
    <w:basedOn w:val="a"/>
    <w:pPr>
      <w:widowControl/>
      <w:spacing w:before="100" w:beforeAutospacing="1" w:after="100" w:afterAutospacing="1"/>
      <w:jc w:val="left"/>
    </w:pPr>
    <w:rPr>
      <w:rFonts w:ascii="宋体" w:hAnsi="宋体" w:cs="Arial Unicode MS" w:hint="eastAsia"/>
      <w:kern w:val="0"/>
      <w:sz w:val="28"/>
      <w:szCs w:val="28"/>
    </w:rPr>
  </w:style>
  <w:style w:type="paragraph" w:customStyle="1" w:styleId="xl39">
    <w:name w:val="xl39"/>
    <w:basedOn w:val="a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32">
    <w:name w:val="xl32"/>
    <w:basedOn w:val="a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35">
    <w:name w:val="xl35"/>
    <w:basedOn w:val="a"/>
    <w:pPr>
      <w:widowControl/>
      <w:pBdr>
        <w:top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4"/>
    </w:rPr>
  </w:style>
  <w:style w:type="paragraph" w:customStyle="1" w:styleId="xl33">
    <w:name w:val="xl33"/>
    <w:basedOn w:val="a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10">
    <w:name w:val="标题 1 字符"/>
    <w:link w:val="1"/>
    <w:rsid w:val="00C84242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semiHidden/>
    <w:rsid w:val="00966225"/>
    <w:rPr>
      <w:rFonts w:ascii="Cambria" w:eastAsia="宋体" w:hAnsi="Cambria" w:cs="Times New Roman"/>
      <w:b/>
      <w:bCs/>
      <w:kern w:val="2"/>
      <w:sz w:val="32"/>
      <w:szCs w:val="32"/>
    </w:rPr>
  </w:style>
  <w:style w:type="paragraph" w:styleId="ab">
    <w:name w:val="annotation text"/>
    <w:basedOn w:val="a"/>
    <w:link w:val="ac"/>
    <w:uiPriority w:val="99"/>
    <w:unhideWhenUsed/>
    <w:rsid w:val="003C5695"/>
    <w:pPr>
      <w:ind w:firstLineChars="200" w:firstLine="1774"/>
      <w:jc w:val="left"/>
    </w:pPr>
    <w:rPr>
      <w:sz w:val="24"/>
    </w:rPr>
  </w:style>
  <w:style w:type="character" w:customStyle="1" w:styleId="ac">
    <w:name w:val="批注文字 字符"/>
    <w:link w:val="ab"/>
    <w:uiPriority w:val="99"/>
    <w:rsid w:val="003C5695"/>
    <w:rPr>
      <w:kern w:val="2"/>
      <w:sz w:val="24"/>
      <w:szCs w:val="24"/>
    </w:rPr>
  </w:style>
  <w:style w:type="character" w:styleId="ad">
    <w:name w:val="annotation reference"/>
    <w:basedOn w:val="a0"/>
    <w:rsid w:val="006F23F5"/>
    <w:rPr>
      <w:sz w:val="21"/>
      <w:szCs w:val="21"/>
    </w:rPr>
  </w:style>
  <w:style w:type="paragraph" w:styleId="ae">
    <w:name w:val="annotation subject"/>
    <w:basedOn w:val="ab"/>
    <w:next w:val="ab"/>
    <w:link w:val="af"/>
    <w:rsid w:val="006F23F5"/>
    <w:pPr>
      <w:ind w:firstLineChars="0" w:firstLine="0"/>
    </w:pPr>
    <w:rPr>
      <w:b/>
      <w:bCs/>
      <w:sz w:val="21"/>
    </w:rPr>
  </w:style>
  <w:style w:type="character" w:customStyle="1" w:styleId="af">
    <w:name w:val="批注主题 字符"/>
    <w:basedOn w:val="ac"/>
    <w:link w:val="ae"/>
    <w:rsid w:val="006F23F5"/>
    <w:rPr>
      <w:b/>
      <w:bCs/>
      <w:kern w:val="2"/>
      <w:sz w:val="21"/>
      <w:szCs w:val="24"/>
    </w:rPr>
  </w:style>
  <w:style w:type="paragraph" w:customStyle="1" w:styleId="Default">
    <w:name w:val="Default"/>
    <w:rsid w:val="008A658C"/>
    <w:pPr>
      <w:widowControl w:val="0"/>
      <w:autoSpaceDE w:val="0"/>
      <w:autoSpaceDN w:val="0"/>
      <w:adjustRightInd w:val="0"/>
    </w:pPr>
    <w:rPr>
      <w:rFonts w:ascii="宋体" w:cs="宋体"/>
      <w:snapToGrid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396CF-C4C4-450A-8449-82678558A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762</Words>
  <Characters>4349</Characters>
  <Application>Microsoft Office Word</Application>
  <DocSecurity>0</DocSecurity>
  <Lines>36</Lines>
  <Paragraphs>10</Paragraphs>
  <ScaleCrop>false</ScaleCrop>
  <Company>Microsoft</Company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lls</dc:creator>
  <cp:lastModifiedBy>Admin</cp:lastModifiedBy>
  <cp:revision>25</cp:revision>
  <cp:lastPrinted>2025-02-13T02:32:00Z</cp:lastPrinted>
  <dcterms:created xsi:type="dcterms:W3CDTF">2024-10-16T12:58:00Z</dcterms:created>
  <dcterms:modified xsi:type="dcterms:W3CDTF">2025-02-13T02:32:00Z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